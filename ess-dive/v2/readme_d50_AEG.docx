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00" w:type="dxa"/>
        <w:tblInd w:w="-725" w:type="dxa"/>
        <w:tblLook w:val="04A0" w:firstRow="1" w:lastRow="0" w:firstColumn="1" w:lastColumn="0" w:noHBand="0" w:noVBand="1"/>
      </w:tblPr>
      <w:tblGrid>
        <w:gridCol w:w="10800"/>
      </w:tblGrid>
      <w:tr w:rsidR="00A2014D" w:rsidRPr="00757749" w14:paraId="7AEE7C44" w14:textId="77777777" w:rsidTr="768F9EAC">
        <w:tc>
          <w:tcPr>
            <w:tcW w:w="10800" w:type="dxa"/>
            <w:tcBorders>
              <w:top w:val="nil"/>
              <w:left w:val="nil"/>
              <w:bottom w:val="nil"/>
              <w:right w:val="nil"/>
            </w:tcBorders>
            <w:shd w:val="clear" w:color="auto" w:fill="2F5496" w:themeFill="accent1" w:themeFillShade="BF"/>
          </w:tcPr>
          <w:p w14:paraId="2D002DEC" w14:textId="3E6AA7C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Title </w:t>
            </w:r>
          </w:p>
        </w:tc>
      </w:tr>
    </w:tbl>
    <w:p w14:paraId="43EC35AD" w14:textId="77777777" w:rsidR="008131DB" w:rsidRPr="00B35A7F" w:rsidRDefault="008131DB" w:rsidP="008131DB">
      <w:pPr>
        <w:pStyle w:val="NoSpacing"/>
        <w:rPr>
          <w:rFonts w:cstheme="minorHAnsi"/>
          <w:sz w:val="8"/>
          <w:szCs w:val="8"/>
        </w:rPr>
      </w:pPr>
    </w:p>
    <w:p w14:paraId="29168976" w14:textId="77777777" w:rsidR="003A314D" w:rsidRPr="003A314D" w:rsidRDefault="003A314D" w:rsidP="003A314D">
      <w:pPr>
        <w:spacing w:after="0" w:line="240" w:lineRule="auto"/>
        <w:rPr>
          <w:rFonts w:ascii="Calibri" w:eastAsia="Calibri" w:hAnsi="Calibri" w:cs="Calibri"/>
        </w:rPr>
      </w:pPr>
      <w:r w:rsidRPr="003A314D">
        <w:rPr>
          <w:rFonts w:ascii="Calibri" w:eastAsia="Calibri" w:hAnsi="Calibri" w:cs="Calibri"/>
        </w:rPr>
        <w:t xml:space="preserve">Data </w:t>
      </w:r>
      <w:commentRangeStart w:id="0"/>
      <w:commentRangeStart w:id="1"/>
      <w:r w:rsidRPr="003A314D">
        <w:rPr>
          <w:rFonts w:ascii="Calibri" w:eastAsia="Calibri" w:hAnsi="Calibri" w:cs="Calibri"/>
        </w:rPr>
        <w:t>associated</w:t>
      </w:r>
      <w:commentRangeEnd w:id="0"/>
      <w:r w:rsidRPr="003A314D">
        <w:rPr>
          <w:rFonts w:ascii="Calibri" w:eastAsia="Calibri" w:hAnsi="Calibri" w:cs="Times New Roman"/>
          <w:sz w:val="16"/>
          <w:szCs w:val="16"/>
        </w:rPr>
        <w:commentReference w:id="0"/>
      </w:r>
      <w:commentRangeEnd w:id="1"/>
      <w:r w:rsidR="002E490B">
        <w:rPr>
          <w:rStyle w:val="CommentReference"/>
        </w:rPr>
        <w:commentReference w:id="1"/>
      </w:r>
      <w:r w:rsidRPr="003A314D">
        <w:rPr>
          <w:rFonts w:ascii="Calibri" w:eastAsia="Calibri" w:hAnsi="Calibri" w:cs="Calibri"/>
        </w:rPr>
        <w:t xml:space="preserve"> with “</w:t>
      </w:r>
      <w:r w:rsidRPr="003A314D">
        <w:rPr>
          <w:rFonts w:ascii="Calibri" w:eastAsia="Calibri" w:hAnsi="Calibri" w:cs="Times New Roman"/>
          <w:color w:val="000000"/>
        </w:rPr>
        <w:t>Machine learning photogrammetric analysis of images provides a scalable approach to study riverbed grain size distributions”</w:t>
      </w:r>
    </w:p>
    <w:p w14:paraId="700A7E95" w14:textId="77777777" w:rsidR="000B7044" w:rsidRPr="00B35A7F" w:rsidRDefault="000B7044" w:rsidP="00D200B5">
      <w:pPr>
        <w:pStyle w:val="NoSpacing"/>
        <w:rPr>
          <w:rFonts w:cstheme="minorHAnsi"/>
          <w:sz w:val="8"/>
          <w:szCs w:val="8"/>
        </w:rPr>
      </w:pPr>
    </w:p>
    <w:p w14:paraId="4C785DAB" w14:textId="77777777" w:rsidR="008131DB" w:rsidRPr="00F41B58" w:rsidRDefault="008131DB" w:rsidP="008131DB">
      <w:pPr>
        <w:pStyle w:val="NoSpacing"/>
        <w:rPr>
          <w:rFonts w:cstheme="minorHAnsi"/>
          <w:sz w:val="4"/>
          <w:szCs w:val="4"/>
        </w:rPr>
      </w:pPr>
    </w:p>
    <w:tbl>
      <w:tblPr>
        <w:tblStyle w:val="TableGrid"/>
        <w:tblW w:w="10800" w:type="dxa"/>
        <w:tblInd w:w="-725" w:type="dxa"/>
        <w:tblLook w:val="04A0" w:firstRow="1" w:lastRow="0" w:firstColumn="1" w:lastColumn="0" w:noHBand="0" w:noVBand="1"/>
      </w:tblPr>
      <w:tblGrid>
        <w:gridCol w:w="10800"/>
      </w:tblGrid>
      <w:tr w:rsidR="00A2014D" w:rsidRPr="00757749" w14:paraId="6FB5CB10" w14:textId="77777777" w:rsidTr="768F9EAC">
        <w:tc>
          <w:tcPr>
            <w:tcW w:w="10800" w:type="dxa"/>
            <w:tcBorders>
              <w:top w:val="nil"/>
              <w:left w:val="nil"/>
              <w:bottom w:val="nil"/>
              <w:right w:val="nil"/>
            </w:tcBorders>
            <w:shd w:val="clear" w:color="auto" w:fill="2F5496" w:themeFill="accent1" w:themeFillShade="BF"/>
          </w:tcPr>
          <w:p w14:paraId="0B4BA2EB" w14:textId="683D9C31" w:rsidR="00175AFD" w:rsidRPr="00757749" w:rsidRDefault="00175AFD" w:rsidP="14C09F9F">
            <w:pPr>
              <w:pStyle w:val="NoSpacing"/>
              <w:rPr>
                <w:b/>
                <w:bCs/>
                <w:caps/>
              </w:rPr>
            </w:pPr>
            <w:bookmarkStart w:id="2" w:name="_Hlk118443811"/>
            <w:commentRangeStart w:id="3"/>
            <w:r w:rsidRPr="768F9EAC">
              <w:rPr>
                <w:rFonts w:eastAsia="Times New Roman"/>
                <w:b/>
                <w:bCs/>
                <w:color w:val="FFFFFF" w:themeColor="background1"/>
                <w:sz w:val="28"/>
                <w:szCs w:val="28"/>
              </w:rPr>
              <w:t xml:space="preserve">Summary </w:t>
            </w:r>
            <w:commentRangeEnd w:id="3"/>
            <w:r w:rsidR="00E97163">
              <w:rPr>
                <w:rStyle w:val="CommentReference"/>
              </w:rPr>
              <w:commentReference w:id="3"/>
            </w:r>
          </w:p>
        </w:tc>
      </w:tr>
      <w:bookmarkEnd w:id="2"/>
    </w:tbl>
    <w:p w14:paraId="42BA1727" w14:textId="620E7603" w:rsidR="008131DB" w:rsidRPr="00B35A7F" w:rsidRDefault="008131DB" w:rsidP="008131DB">
      <w:pPr>
        <w:pStyle w:val="CommentText"/>
        <w:spacing w:after="0"/>
        <w:rPr>
          <w:rFonts w:cstheme="minorHAnsi"/>
          <w:sz w:val="8"/>
          <w:szCs w:val="8"/>
        </w:rPr>
      </w:pPr>
    </w:p>
    <w:p w14:paraId="75E88106" w14:textId="41B8FFF0" w:rsidR="003A314D" w:rsidRPr="003A314D" w:rsidRDefault="003A314D" w:rsidP="003A314D">
      <w:pPr>
        <w:spacing w:after="0" w:line="240" w:lineRule="auto"/>
        <w:rPr>
          <w:rFonts w:ascii="Calibri" w:eastAsia="Calibri" w:hAnsi="Calibri" w:cs="Calibri"/>
        </w:rPr>
      </w:pPr>
      <w:bookmarkStart w:id="4" w:name="_Hlk25755771"/>
      <w:bookmarkStart w:id="5" w:name="_Hlk114728985"/>
      <w:r w:rsidRPr="003A314D">
        <w:rPr>
          <w:rFonts w:ascii="Calibri" w:eastAsia="Calibri" w:hAnsi="Calibri" w:cs="Calibri"/>
        </w:rPr>
        <w:t xml:space="preserve">This data package is associated with the publication “Machine learning photogrammetric analysis of images provides a scalable approach to study riverbed grain size distribution” </w:t>
      </w:r>
      <w:r w:rsidR="002E490B">
        <w:rPr>
          <w:rFonts w:ascii="Calibri" w:eastAsia="Calibri" w:hAnsi="Calibri" w:cs="Calibri"/>
        </w:rPr>
        <w:t xml:space="preserve">to be submitted </w:t>
      </w:r>
      <w:r w:rsidRPr="003A314D">
        <w:rPr>
          <w:rFonts w:ascii="Calibri" w:eastAsia="Calibri" w:hAnsi="Calibri" w:cs="Calibri"/>
        </w:rPr>
        <w:t xml:space="preserve">to </w:t>
      </w:r>
      <w:r w:rsidR="002E490B">
        <w:rPr>
          <w:rFonts w:ascii="Calibri" w:eastAsia="Calibri" w:hAnsi="Calibri" w:cs="Calibri"/>
        </w:rPr>
        <w:t>Water Resources Research</w:t>
      </w:r>
      <w:commentRangeStart w:id="6"/>
      <w:commentRangeStart w:id="7"/>
      <w:r w:rsidRPr="003A314D">
        <w:rPr>
          <w:rFonts w:ascii="Calibri" w:eastAsia="Calibri" w:hAnsi="Calibri" w:cs="Calibri"/>
        </w:rPr>
        <w:t xml:space="preserve"> </w:t>
      </w:r>
      <w:commentRangeEnd w:id="6"/>
      <w:r w:rsidRPr="003A314D">
        <w:rPr>
          <w:rFonts w:ascii="Calibri" w:eastAsia="Calibri" w:hAnsi="Calibri" w:cs="Calibri"/>
        </w:rPr>
        <w:commentReference w:id="6"/>
      </w:r>
      <w:commentRangeEnd w:id="7"/>
      <w:r w:rsidR="002E490B">
        <w:rPr>
          <w:rStyle w:val="CommentReference"/>
        </w:rPr>
        <w:commentReference w:id="7"/>
      </w:r>
      <w:r w:rsidRPr="003A314D">
        <w:rPr>
          <w:rFonts w:ascii="Calibri" w:eastAsia="Calibri" w:hAnsi="Calibri" w:cs="Calibri"/>
        </w:rPr>
        <w:t xml:space="preserve">(Regier et al.). </w:t>
      </w:r>
    </w:p>
    <w:p w14:paraId="73AACC85" w14:textId="77777777" w:rsidR="003A314D" w:rsidRPr="003A314D" w:rsidRDefault="003A314D" w:rsidP="003A314D">
      <w:pPr>
        <w:spacing w:after="0" w:line="240" w:lineRule="auto"/>
        <w:rPr>
          <w:rFonts w:ascii="Calibri" w:eastAsia="Calibri" w:hAnsi="Calibri" w:cs="Calibri"/>
        </w:rPr>
      </w:pPr>
    </w:p>
    <w:p w14:paraId="7A750891" w14:textId="00A741E8" w:rsidR="003A314D" w:rsidRPr="003A314D" w:rsidRDefault="003A314D" w:rsidP="003A314D">
      <w:pPr>
        <w:autoSpaceDE w:val="0"/>
        <w:autoSpaceDN w:val="0"/>
        <w:adjustRightInd w:val="0"/>
        <w:spacing w:after="0" w:line="240" w:lineRule="auto"/>
        <w:rPr>
          <w:rFonts w:ascii="Calibri" w:eastAsia="Calibri" w:hAnsi="Calibri" w:cs="Calibri"/>
        </w:rPr>
      </w:pPr>
      <w:commentRangeStart w:id="8"/>
      <w:commentRangeStart w:id="9"/>
      <w:r w:rsidRPr="003A314D">
        <w:rPr>
          <w:rFonts w:ascii="Calibri" w:eastAsia="Calibri" w:hAnsi="Calibri" w:cs="Calibri"/>
        </w:rPr>
        <w:t xml:space="preserve">The distribution of sediment grain size in streams and rivers is often quantified by the median grain size (d50), a key metric for understanding and predicting hydrologic and biogeochemical function of streams and rivers. Manual methods to measure d50 are time-consuming and ignore larger grains, while model-based methods to estimate d50 often over-generalize basin characteristics, and therefore cannot accurately represent site-scale heterogeneity. Here, we apply a machine learning photogrammetry methodology (You Only Look Once, or YOLO) for estimating d50 for grains &gt; 2 mm based on images collected from streams and rivers throughout the Yakima River Basin (YRB). To understand how photogrammetric methods may help bridge the gaps in resolution and accuracy between manual and model-based d50 estimates, we compared YOLO d50 values to manual and model-based estimates across the YRB. We found distinct differences among methods for d50 averages and variability, and relationships between d50 estimates and basin characteristics. We discuss the advantages and limitations of the YOLO algorithm versus current </w:t>
      </w:r>
      <w:r w:rsidR="00F7590D" w:rsidRPr="003A314D">
        <w:rPr>
          <w:rFonts w:ascii="Calibri" w:eastAsia="Calibri" w:hAnsi="Calibri" w:cs="Calibri"/>
        </w:rPr>
        <w:t>methods and</w:t>
      </w:r>
      <w:r w:rsidRPr="003A314D">
        <w:rPr>
          <w:rFonts w:ascii="Calibri" w:eastAsia="Calibri" w:hAnsi="Calibri" w:cs="Calibri"/>
        </w:rPr>
        <w:t xml:space="preserve"> explore potential future directions to combine d50 methods to better estimate spatiotemporal variation of d50, and improve incorporation into basin-scale models. Source images can be found at </w:t>
      </w:r>
      <w:hyperlink r:id="rId15" w:history="1">
        <w:bookmarkEnd w:id="4"/>
        <w:r w:rsidR="00F7590D">
          <w:rPr>
            <w:rStyle w:val="Hyperlink"/>
            <w:rFonts w:ascii="Calibri" w:eastAsia="Calibri" w:hAnsi="Calibri" w:cs="Calibri"/>
          </w:rPr>
          <w:t>https://data.ess-dive.lbl.gov/view/doi:10.15485/1892052</w:t>
        </w:r>
      </w:hyperlink>
      <w:commentRangeEnd w:id="8"/>
      <w:r w:rsidR="006063F6">
        <w:rPr>
          <w:rStyle w:val="CommentReference"/>
        </w:rPr>
        <w:commentReference w:id="8"/>
      </w:r>
      <w:commentRangeEnd w:id="9"/>
      <w:r w:rsidR="003859A7">
        <w:rPr>
          <w:rStyle w:val="CommentReference"/>
        </w:rPr>
        <w:commentReference w:id="9"/>
      </w:r>
    </w:p>
    <w:p w14:paraId="76D6A56C" w14:textId="77777777" w:rsidR="003A314D" w:rsidRPr="003A314D" w:rsidRDefault="003A314D" w:rsidP="003A314D">
      <w:pPr>
        <w:autoSpaceDE w:val="0"/>
        <w:autoSpaceDN w:val="0"/>
        <w:adjustRightInd w:val="0"/>
        <w:spacing w:after="0" w:line="240" w:lineRule="auto"/>
        <w:rPr>
          <w:rFonts w:ascii="Calibri" w:eastAsia="Calibri" w:hAnsi="Calibri" w:cs="Calibri"/>
        </w:rPr>
      </w:pPr>
    </w:p>
    <w:p w14:paraId="23951F17" w14:textId="77777777" w:rsidR="003A314D" w:rsidRPr="003A314D" w:rsidRDefault="003A314D" w:rsidP="003A314D">
      <w:pPr>
        <w:spacing w:after="0" w:line="240" w:lineRule="auto"/>
        <w:rPr>
          <w:rFonts w:ascii="Calibri" w:eastAsia="Calibri" w:hAnsi="Calibri" w:cs="Calibri"/>
          <w:noProof/>
        </w:rPr>
      </w:pPr>
      <w:r w:rsidRPr="003A314D">
        <w:rPr>
          <w:rFonts w:ascii="Calibri" w:eastAsia="Calibri" w:hAnsi="Calibri" w:cs="Calibri"/>
          <w:color w:val="222222"/>
          <w:shd w:val="clear" w:color="auto" w:fill="FDFDFD"/>
        </w:rPr>
        <w:t>This dataset supports a broader study examining the drivers of spatial variability in sediment respiration rates in the Yakima River Basin. We acknowledge the Yakama Nation as owners and caretakers of the lands where we collected the data used in this project. We thank the Confederated Tribes and Bands of the Yakama Nation Tribal Council and Yakama Nation Fisheries for working with us to facilitate sample collection and optimization of data usage according to their values and worldview. </w:t>
      </w:r>
    </w:p>
    <w:p w14:paraId="7688F635" w14:textId="77777777" w:rsidR="00D200B5" w:rsidRPr="00D200B5" w:rsidRDefault="00D200B5" w:rsidP="00D200B5">
      <w:pPr>
        <w:spacing w:after="0" w:line="240" w:lineRule="auto"/>
        <w:rPr>
          <w:rFonts w:ascii="Calibri" w:eastAsia="Calibri" w:hAnsi="Calibri" w:cs="Calibri"/>
          <w:sz w:val="10"/>
          <w:szCs w:val="10"/>
        </w:rPr>
      </w:pPr>
    </w:p>
    <w:bookmarkEnd w:id="5"/>
    <w:p w14:paraId="661DC535" w14:textId="77777777" w:rsidR="00622F28" w:rsidRPr="00F41B58" w:rsidRDefault="00622F28" w:rsidP="00622F28">
      <w:pPr>
        <w:pStyle w:val="CommentText"/>
        <w:spacing w:after="0"/>
        <w:rPr>
          <w:rFonts w:cstheme="minorHAnsi"/>
          <w:sz w:val="4"/>
          <w:szCs w:val="4"/>
        </w:rPr>
      </w:pPr>
    </w:p>
    <w:tbl>
      <w:tblPr>
        <w:tblStyle w:val="TableGrid"/>
        <w:tblW w:w="10800" w:type="dxa"/>
        <w:tblInd w:w="-725" w:type="dxa"/>
        <w:tblLook w:val="04A0" w:firstRow="1" w:lastRow="0" w:firstColumn="1" w:lastColumn="0" w:noHBand="0" w:noVBand="1"/>
      </w:tblPr>
      <w:tblGrid>
        <w:gridCol w:w="10800"/>
      </w:tblGrid>
      <w:tr w:rsidR="00622F28" w:rsidRPr="00757749" w14:paraId="33F167B4" w14:textId="77777777" w:rsidTr="003428B1">
        <w:tc>
          <w:tcPr>
            <w:tcW w:w="10800" w:type="dxa"/>
            <w:tcBorders>
              <w:top w:val="nil"/>
              <w:left w:val="nil"/>
              <w:bottom w:val="nil"/>
              <w:right w:val="nil"/>
            </w:tcBorders>
            <w:shd w:val="clear" w:color="auto" w:fill="2F5496" w:themeFill="accent1" w:themeFillShade="BF"/>
          </w:tcPr>
          <w:p w14:paraId="1A9A7E71" w14:textId="14D50320" w:rsidR="00622F28" w:rsidRPr="00757749" w:rsidRDefault="00622F28" w:rsidP="003428B1">
            <w:pPr>
              <w:pStyle w:val="NoSpacing"/>
              <w:rPr>
                <w:b/>
                <w:bCs/>
                <w:caps/>
              </w:rPr>
            </w:pPr>
            <w:r>
              <w:rPr>
                <w:rFonts w:eastAsia="Times New Roman"/>
                <w:b/>
                <w:bCs/>
                <w:color w:val="FFFFFF" w:themeColor="background1"/>
                <w:sz w:val="28"/>
                <w:szCs w:val="28"/>
              </w:rPr>
              <w:t>Critical Details</w:t>
            </w:r>
            <w:r w:rsidRPr="768F9EAC">
              <w:rPr>
                <w:rFonts w:eastAsia="Times New Roman"/>
                <w:b/>
                <w:bCs/>
                <w:color w:val="FFFFFF" w:themeColor="background1"/>
                <w:sz w:val="28"/>
                <w:szCs w:val="28"/>
              </w:rPr>
              <w:t xml:space="preserve"> </w:t>
            </w:r>
          </w:p>
        </w:tc>
      </w:tr>
    </w:tbl>
    <w:p w14:paraId="08D626D0" w14:textId="4F243623" w:rsidR="00622F28" w:rsidRPr="00B35A7F" w:rsidRDefault="00622F28" w:rsidP="00622F28">
      <w:pPr>
        <w:pStyle w:val="CommentText"/>
        <w:spacing w:after="0"/>
        <w:rPr>
          <w:rFonts w:ascii="Calibri" w:eastAsia="Calibri" w:hAnsi="Calibri" w:cs="Times New Roman"/>
          <w:sz w:val="8"/>
          <w:szCs w:val="8"/>
        </w:rPr>
      </w:pPr>
    </w:p>
    <w:p w14:paraId="62761C8D" w14:textId="105EFA86" w:rsidR="003A314D" w:rsidRPr="00F7590D" w:rsidRDefault="00252879" w:rsidP="00252879">
      <w:pPr>
        <w:pStyle w:val="CommentText"/>
        <w:numPr>
          <w:ilvl w:val="0"/>
          <w:numId w:val="7"/>
        </w:numPr>
        <w:rPr>
          <w:sz w:val="10"/>
          <w:szCs w:val="10"/>
        </w:rPr>
      </w:pPr>
      <w:r>
        <w:rPr>
          <w:sz w:val="22"/>
          <w:szCs w:val="22"/>
        </w:rPr>
        <w:t>Geospatial data downloaded from the National Hydrograph Database</w:t>
      </w:r>
      <w:commentRangeStart w:id="10"/>
      <w:del w:id="11" w:author="Regier, Peter J" w:date="2023-04-25T13:06:00Z">
        <w:r w:rsidDel="00B070C9">
          <w:rPr>
            <w:sz w:val="22"/>
            <w:szCs w:val="22"/>
          </w:rPr>
          <w:delText>d</w:delText>
        </w:r>
        <w:commentRangeEnd w:id="10"/>
        <w:r w:rsidR="00E97163" w:rsidDel="00B070C9">
          <w:rPr>
            <w:rStyle w:val="CommentReference"/>
          </w:rPr>
          <w:commentReference w:id="10"/>
        </w:r>
      </w:del>
      <w:r>
        <w:rPr>
          <w:sz w:val="22"/>
          <w:szCs w:val="22"/>
        </w:rPr>
        <w:t xml:space="preserve"> (NHD) was used in the associated manuscript. This data was used to visualize the study watershed boundaries and flowlines but was not used for analyses. The data for the HUC8 watershed number 10730001 was downloaded from </w:t>
      </w:r>
      <w:hyperlink r:id="rId16" w:history="1">
        <w:r w:rsidR="00F7590D" w:rsidRPr="00F7590D">
          <w:rPr>
            <w:rStyle w:val="Hyperlink"/>
            <w:sz w:val="22"/>
            <w:szCs w:val="22"/>
          </w:rPr>
          <w:t>https://apps.nationalmap.gov/downloader/.</w:t>
        </w:r>
      </w:hyperlink>
    </w:p>
    <w:p w14:paraId="49ACBAEA" w14:textId="02F3EFDB" w:rsidR="00F7590D" w:rsidRDefault="006063F6" w:rsidP="00252879">
      <w:pPr>
        <w:pStyle w:val="CommentText"/>
        <w:numPr>
          <w:ilvl w:val="0"/>
          <w:numId w:val="7"/>
        </w:numPr>
        <w:rPr>
          <w:ins w:id="12" w:author="Goldman, Amy E" w:date="2023-04-19T08:06:00Z"/>
          <w:sz w:val="22"/>
          <w:szCs w:val="22"/>
        </w:rPr>
      </w:pPr>
      <w:r>
        <w:rPr>
          <w:sz w:val="22"/>
          <w:szCs w:val="22"/>
        </w:rPr>
        <w:t xml:space="preserve">The terms catchment and basin are used through this data package. Catchment is defined as </w:t>
      </w:r>
      <w:r w:rsidR="00282D6F" w:rsidRPr="00E97163">
        <w:rPr>
          <w:sz w:val="22"/>
          <w:szCs w:val="22"/>
          <w:rPrChange w:id="13" w:author="Goldman, Amy E" w:date="2023-04-19T08:04:00Z">
            <w:rPr>
              <w:rFonts w:ascii="Times New Roman" w:eastAsia="Times New Roman" w:hAnsi="Times New Roman" w:cs="Times New Roman"/>
              <w:sz w:val="24"/>
              <w:szCs w:val="24"/>
            </w:rPr>
          </w:rPrChange>
        </w:rPr>
        <w:t>the smallest NHDPLUS catchment drainage area for each NHD stream reach</w:t>
      </w:r>
      <w:r>
        <w:rPr>
          <w:sz w:val="22"/>
          <w:szCs w:val="22"/>
        </w:rPr>
        <w:t xml:space="preserve">. Basin is defined as </w:t>
      </w:r>
      <w:r w:rsidR="0064577B" w:rsidRPr="00E97163">
        <w:rPr>
          <w:sz w:val="22"/>
          <w:szCs w:val="22"/>
          <w:rPrChange w:id="14" w:author="Goldman, Amy E" w:date="2023-04-19T08:04:00Z">
            <w:rPr>
              <w:rFonts w:ascii="Times New Roman" w:eastAsia="Times New Roman" w:hAnsi="Times New Roman" w:cs="Times New Roman"/>
              <w:sz w:val="24"/>
              <w:szCs w:val="24"/>
            </w:rPr>
          </w:rPrChange>
        </w:rPr>
        <w:t xml:space="preserve">the total upstream drainage area for each NHD stream </w:t>
      </w:r>
      <w:commentRangeStart w:id="15"/>
      <w:commentRangeStart w:id="16"/>
      <w:r w:rsidR="0064577B" w:rsidRPr="00E97163">
        <w:rPr>
          <w:sz w:val="22"/>
          <w:szCs w:val="22"/>
          <w:rPrChange w:id="17" w:author="Goldman, Amy E" w:date="2023-04-19T08:04:00Z">
            <w:rPr>
              <w:rFonts w:ascii="Times New Roman" w:eastAsia="Times New Roman" w:hAnsi="Times New Roman" w:cs="Times New Roman"/>
              <w:sz w:val="24"/>
              <w:szCs w:val="24"/>
            </w:rPr>
          </w:rPrChange>
        </w:rPr>
        <w:t>reac</w:t>
      </w:r>
      <w:r w:rsidR="00777848" w:rsidRPr="00E97163">
        <w:rPr>
          <w:sz w:val="22"/>
          <w:szCs w:val="22"/>
          <w:rPrChange w:id="18" w:author="Goldman, Amy E" w:date="2023-04-19T08:04:00Z">
            <w:rPr>
              <w:rFonts w:ascii="Times New Roman" w:eastAsia="Times New Roman" w:hAnsi="Times New Roman" w:cs="Times New Roman"/>
              <w:sz w:val="24"/>
              <w:szCs w:val="24"/>
            </w:rPr>
          </w:rPrChange>
        </w:rPr>
        <w:t>h</w:t>
      </w:r>
      <w:commentRangeEnd w:id="15"/>
      <w:r w:rsidR="00E97163">
        <w:rPr>
          <w:rStyle w:val="CommentReference"/>
        </w:rPr>
        <w:commentReference w:id="15"/>
      </w:r>
      <w:commentRangeEnd w:id="16"/>
      <w:r w:rsidR="008D6A43">
        <w:rPr>
          <w:rStyle w:val="CommentReference"/>
        </w:rPr>
        <w:commentReference w:id="16"/>
      </w:r>
      <w:r w:rsidR="00777848" w:rsidRPr="00E97163">
        <w:rPr>
          <w:sz w:val="22"/>
          <w:szCs w:val="22"/>
          <w:rPrChange w:id="19" w:author="Goldman, Amy E" w:date="2023-04-19T08:04:00Z">
            <w:rPr>
              <w:rFonts w:ascii="Times New Roman" w:eastAsia="Times New Roman" w:hAnsi="Times New Roman" w:cs="Times New Roman"/>
              <w:sz w:val="24"/>
              <w:szCs w:val="24"/>
            </w:rPr>
          </w:rPrChange>
        </w:rPr>
        <w:t>.</w:t>
      </w:r>
    </w:p>
    <w:p w14:paraId="63455B8E" w14:textId="2FE11E7A" w:rsidR="00E97163" w:rsidRPr="00E97163" w:rsidRDefault="00E54B7B" w:rsidP="00252879">
      <w:pPr>
        <w:pStyle w:val="CommentText"/>
        <w:numPr>
          <w:ilvl w:val="0"/>
          <w:numId w:val="7"/>
        </w:numPr>
        <w:rPr>
          <w:sz w:val="22"/>
          <w:szCs w:val="22"/>
          <w:rPrChange w:id="20" w:author="Goldman, Amy E" w:date="2023-04-19T08:04:00Z">
            <w:rPr>
              <w:sz w:val="10"/>
              <w:szCs w:val="10"/>
            </w:rPr>
          </w:rPrChange>
        </w:rPr>
      </w:pPr>
      <w:ins w:id="21" w:author="Regier, Peter J" w:date="2023-04-25T13:07:00Z">
        <w:r>
          <w:rPr>
            <w:sz w:val="22"/>
            <w:szCs w:val="22"/>
          </w:rPr>
          <w:t xml:space="preserve">Scripts used to </w:t>
        </w:r>
        <w:r w:rsidR="00884CE2">
          <w:rPr>
            <w:sz w:val="22"/>
            <w:szCs w:val="22"/>
          </w:rPr>
          <w:t xml:space="preserve">construct figures associated the publication can be found at </w:t>
        </w:r>
      </w:ins>
      <w:ins w:id="22" w:author="Regier, Peter J" w:date="2023-04-25T13:08:00Z">
        <w:r w:rsidR="000E5728">
          <w:rPr>
            <w:sz w:val="22"/>
            <w:szCs w:val="22"/>
          </w:rPr>
          <w:fldChar w:fldCharType="begin"/>
        </w:r>
        <w:r w:rsidR="000E5728">
          <w:rPr>
            <w:sz w:val="22"/>
            <w:szCs w:val="22"/>
          </w:rPr>
          <w:instrText xml:space="preserve"> HYPERLINK "</w:instrText>
        </w:r>
        <w:r w:rsidR="000E5728" w:rsidRPr="000E5728">
          <w:rPr>
            <w:sz w:val="22"/>
            <w:szCs w:val="22"/>
          </w:rPr>
          <w:instrText>https://github.com/peterregier/d50_computer_vision</w:instrText>
        </w:r>
        <w:r w:rsidR="000E5728">
          <w:rPr>
            <w:sz w:val="22"/>
            <w:szCs w:val="22"/>
          </w:rPr>
          <w:instrText xml:space="preserve">" </w:instrText>
        </w:r>
        <w:r w:rsidR="000E5728">
          <w:rPr>
            <w:sz w:val="22"/>
            <w:szCs w:val="22"/>
          </w:rPr>
          <w:fldChar w:fldCharType="separate"/>
        </w:r>
        <w:r w:rsidR="000E5728" w:rsidRPr="00F34BD8">
          <w:rPr>
            <w:rStyle w:val="Hyperlink"/>
            <w:sz w:val="22"/>
            <w:szCs w:val="22"/>
          </w:rPr>
          <w:t>https://github.com/peterregier/d50_computer_vision</w:t>
        </w:r>
        <w:r w:rsidR="000E5728">
          <w:rPr>
            <w:sz w:val="22"/>
            <w:szCs w:val="22"/>
          </w:rPr>
          <w:fldChar w:fldCharType="end"/>
        </w:r>
        <w:r w:rsidR="000E5728">
          <w:rPr>
            <w:sz w:val="22"/>
            <w:szCs w:val="22"/>
          </w:rPr>
          <w:t xml:space="preserve">. </w:t>
        </w:r>
      </w:ins>
      <w:ins w:id="23" w:author="Regier, Peter J" w:date="2023-04-25T13:09:00Z">
        <w:r w:rsidR="000E5728">
          <w:rPr>
            <w:sz w:val="22"/>
            <w:szCs w:val="22"/>
          </w:rPr>
          <w:t xml:space="preserve">Methodology for the YOLO model is </w:t>
        </w:r>
        <w:r w:rsidR="008D6A43">
          <w:rPr>
            <w:sz w:val="22"/>
            <w:szCs w:val="22"/>
          </w:rPr>
          <w:t>described in manuscript in preparation (led by Y. Chen).</w:t>
        </w:r>
      </w:ins>
    </w:p>
    <w:tbl>
      <w:tblPr>
        <w:tblStyle w:val="TableGrid"/>
        <w:tblW w:w="10800" w:type="dxa"/>
        <w:tblInd w:w="-725" w:type="dxa"/>
        <w:tblLook w:val="04A0" w:firstRow="1" w:lastRow="0" w:firstColumn="1" w:lastColumn="0" w:noHBand="0" w:noVBand="1"/>
      </w:tblPr>
      <w:tblGrid>
        <w:gridCol w:w="10800"/>
      </w:tblGrid>
      <w:tr w:rsidR="00A2014D" w:rsidRPr="00757749" w14:paraId="408D7FC0" w14:textId="77777777" w:rsidTr="768F9EAC">
        <w:tc>
          <w:tcPr>
            <w:tcW w:w="10800" w:type="dxa"/>
            <w:tcBorders>
              <w:top w:val="nil"/>
              <w:left w:val="nil"/>
              <w:bottom w:val="nil"/>
              <w:right w:val="nil"/>
            </w:tcBorders>
            <w:shd w:val="clear" w:color="auto" w:fill="2F5496" w:themeFill="accent1" w:themeFillShade="BF"/>
          </w:tcPr>
          <w:p w14:paraId="0F3A0990" w14:textId="70D553D5" w:rsidR="00C778B5" w:rsidRPr="00757749" w:rsidRDefault="00C778B5" w:rsidP="14C09F9F">
            <w:pPr>
              <w:pStyle w:val="NoSpacing"/>
              <w:rPr>
                <w:b/>
                <w:bCs/>
                <w:caps/>
              </w:rPr>
            </w:pPr>
            <w:r w:rsidRPr="768F9EAC">
              <w:rPr>
                <w:rFonts w:eastAsia="Times New Roman"/>
                <w:b/>
                <w:bCs/>
                <w:color w:val="FFFFFF" w:themeColor="background1"/>
                <w:sz w:val="28"/>
                <w:szCs w:val="28"/>
              </w:rPr>
              <w:t>Data Package Structure</w:t>
            </w:r>
          </w:p>
        </w:tc>
      </w:tr>
    </w:tbl>
    <w:p w14:paraId="1D7403A1" w14:textId="77777777" w:rsidR="008131DB" w:rsidRPr="00B35A7F" w:rsidRDefault="008131DB" w:rsidP="008131DB">
      <w:pPr>
        <w:pStyle w:val="CommentText"/>
        <w:spacing w:after="0"/>
        <w:rPr>
          <w:rFonts w:cstheme="minorHAnsi"/>
          <w:sz w:val="8"/>
          <w:szCs w:val="8"/>
        </w:rPr>
      </w:pPr>
      <w:bookmarkStart w:id="24" w:name="_Hlk127447853"/>
    </w:p>
    <w:p w14:paraId="5E2983D5" w14:textId="1FB950AD" w:rsidR="00D200B5" w:rsidRDefault="00D200B5" w:rsidP="00D200B5">
      <w:pPr>
        <w:pStyle w:val="CommentText"/>
        <w:spacing w:after="0"/>
        <w:rPr>
          <w:rFonts w:cstheme="minorHAnsi"/>
          <w:sz w:val="22"/>
          <w:szCs w:val="22"/>
        </w:rPr>
      </w:pPr>
      <w:bookmarkStart w:id="25" w:name="_Hlk125721649"/>
      <w:commentRangeStart w:id="26"/>
      <w:commentRangeStart w:id="27"/>
      <w:r w:rsidRPr="005238C5">
        <w:rPr>
          <w:rFonts w:cstheme="minorHAnsi"/>
          <w:sz w:val="22"/>
          <w:szCs w:val="22"/>
        </w:rPr>
        <w:t xml:space="preserve">This dataset is comprised of </w:t>
      </w:r>
      <w:bookmarkEnd w:id="24"/>
      <w:r w:rsidR="00756D88">
        <w:rPr>
          <w:rFonts w:cstheme="minorHAnsi"/>
          <w:sz w:val="22"/>
          <w:szCs w:val="22"/>
        </w:rPr>
        <w:t>one</w:t>
      </w:r>
      <w:r>
        <w:rPr>
          <w:rFonts w:cstheme="minorHAnsi"/>
          <w:sz w:val="22"/>
          <w:szCs w:val="22"/>
        </w:rPr>
        <w:t xml:space="preserve"> folder with</w:t>
      </w:r>
      <w:r w:rsidR="00756D88">
        <w:rPr>
          <w:rFonts w:cstheme="minorHAnsi"/>
          <w:sz w:val="22"/>
          <w:szCs w:val="22"/>
        </w:rPr>
        <w:t xml:space="preserve"> YOLO model results</w:t>
      </w:r>
      <w:r>
        <w:rPr>
          <w:rFonts w:cstheme="minorHAnsi"/>
          <w:sz w:val="22"/>
          <w:szCs w:val="22"/>
        </w:rPr>
        <w:t xml:space="preserve"> and </w:t>
      </w:r>
      <w:r w:rsidRPr="005238C5">
        <w:rPr>
          <w:rFonts w:cstheme="minorHAnsi"/>
          <w:sz w:val="22"/>
          <w:szCs w:val="22"/>
        </w:rPr>
        <w:t>one main data folder</w:t>
      </w:r>
      <w:r>
        <w:rPr>
          <w:rFonts w:cstheme="minorHAnsi"/>
          <w:sz w:val="22"/>
          <w:szCs w:val="22"/>
        </w:rPr>
        <w:t xml:space="preserve"> containing</w:t>
      </w:r>
      <w:r w:rsidRPr="005238C5">
        <w:rPr>
          <w:rFonts w:cstheme="minorHAnsi"/>
          <w:sz w:val="22"/>
          <w:szCs w:val="22"/>
        </w:rPr>
        <w:t xml:space="preserve"> </w:t>
      </w:r>
      <w:r w:rsidRPr="00690939">
        <w:rPr>
          <w:rFonts w:cstheme="minorHAnsi"/>
          <w:sz w:val="22"/>
          <w:szCs w:val="22"/>
        </w:rPr>
        <w:t xml:space="preserve">(1) file-level metadata; (2) data dictionary; (3) </w:t>
      </w:r>
      <w:r w:rsidR="0038068B">
        <w:rPr>
          <w:rFonts w:cstheme="minorHAnsi"/>
          <w:sz w:val="22"/>
          <w:szCs w:val="22"/>
        </w:rPr>
        <w:t>d50 estimates for USGS sites within the watershed</w:t>
      </w:r>
      <w:r w:rsidR="00F21BE4">
        <w:rPr>
          <w:rFonts w:cstheme="minorHAnsi"/>
          <w:sz w:val="22"/>
          <w:szCs w:val="22"/>
        </w:rPr>
        <w:t xml:space="preserve">, (4) d50 </w:t>
      </w:r>
      <w:r w:rsidR="00F21BE4">
        <w:rPr>
          <w:rFonts w:cstheme="minorHAnsi"/>
          <w:sz w:val="22"/>
          <w:szCs w:val="22"/>
        </w:rPr>
        <w:lastRenderedPageBreak/>
        <w:t xml:space="preserve">estimates for images collected across the study basin, (5) </w:t>
      </w:r>
      <w:r w:rsidR="00153D94">
        <w:rPr>
          <w:rFonts w:cstheme="minorHAnsi"/>
          <w:sz w:val="22"/>
          <w:szCs w:val="22"/>
        </w:rPr>
        <w:t xml:space="preserve">digitized distribution information for d50 estimates from </w:t>
      </w:r>
      <w:proofErr w:type="spellStart"/>
      <w:r w:rsidR="00153D94">
        <w:rPr>
          <w:rFonts w:cstheme="minorHAnsi"/>
          <w:sz w:val="22"/>
          <w:szCs w:val="22"/>
        </w:rPr>
        <w:t>Abeshu</w:t>
      </w:r>
      <w:proofErr w:type="spellEnd"/>
      <w:r w:rsidR="00153D94">
        <w:rPr>
          <w:rFonts w:cstheme="minorHAnsi"/>
          <w:sz w:val="22"/>
          <w:szCs w:val="22"/>
        </w:rPr>
        <w:t xml:space="preserve"> et al. 2022, </w:t>
      </w:r>
      <w:r w:rsidR="00F94447">
        <w:rPr>
          <w:rFonts w:cstheme="minorHAnsi"/>
          <w:sz w:val="22"/>
          <w:szCs w:val="22"/>
        </w:rPr>
        <w:t xml:space="preserve">and </w:t>
      </w:r>
      <w:r w:rsidR="00153D94">
        <w:rPr>
          <w:rFonts w:cstheme="minorHAnsi"/>
          <w:sz w:val="22"/>
          <w:szCs w:val="22"/>
        </w:rPr>
        <w:t>(6)</w:t>
      </w:r>
      <w:r w:rsidR="00F94447">
        <w:rPr>
          <w:rFonts w:cstheme="minorHAnsi"/>
          <w:sz w:val="22"/>
          <w:szCs w:val="22"/>
        </w:rPr>
        <w:t xml:space="preserve"> study site characteristics.</w:t>
      </w:r>
      <w:r w:rsidR="00153D94">
        <w:rPr>
          <w:rFonts w:cstheme="minorHAnsi"/>
          <w:sz w:val="22"/>
          <w:szCs w:val="22"/>
        </w:rPr>
        <w:t xml:space="preserve"> </w:t>
      </w:r>
      <w:r w:rsidRPr="003F7D01">
        <w:rPr>
          <w:rFonts w:cstheme="minorHAnsi"/>
          <w:sz w:val="22"/>
          <w:szCs w:val="22"/>
        </w:rPr>
        <w:t xml:space="preserve">All files are .csv, </w:t>
      </w:r>
      <w:r w:rsidR="000B577F">
        <w:rPr>
          <w:rFonts w:cstheme="minorHAnsi"/>
          <w:sz w:val="22"/>
          <w:szCs w:val="22"/>
        </w:rPr>
        <w:t>.</w:t>
      </w:r>
      <w:proofErr w:type="spellStart"/>
      <w:r w:rsidR="000B577F">
        <w:rPr>
          <w:rFonts w:cstheme="minorHAnsi"/>
          <w:sz w:val="22"/>
          <w:szCs w:val="22"/>
        </w:rPr>
        <w:t>dat</w:t>
      </w:r>
      <w:proofErr w:type="spellEnd"/>
      <w:r w:rsidR="000B577F">
        <w:rPr>
          <w:rFonts w:cstheme="minorHAnsi"/>
          <w:sz w:val="22"/>
          <w:szCs w:val="22"/>
        </w:rPr>
        <w:t xml:space="preserve">, </w:t>
      </w:r>
      <w:r w:rsidR="0091441F">
        <w:rPr>
          <w:rFonts w:cstheme="minorHAnsi"/>
          <w:sz w:val="22"/>
          <w:szCs w:val="22"/>
        </w:rPr>
        <w:t xml:space="preserve">or </w:t>
      </w:r>
      <w:r w:rsidRPr="003F7D01">
        <w:rPr>
          <w:rFonts w:cstheme="minorHAnsi"/>
          <w:sz w:val="22"/>
          <w:szCs w:val="22"/>
        </w:rPr>
        <w:t>.pdf</w:t>
      </w:r>
      <w:r>
        <w:rPr>
          <w:rFonts w:cstheme="minorHAnsi"/>
          <w:sz w:val="22"/>
          <w:szCs w:val="22"/>
        </w:rPr>
        <w:t xml:space="preserve">.  </w:t>
      </w:r>
      <w:commentRangeEnd w:id="26"/>
      <w:r w:rsidR="003A314D">
        <w:rPr>
          <w:rStyle w:val="CommentReference"/>
        </w:rPr>
        <w:commentReference w:id="26"/>
      </w:r>
      <w:commentRangeEnd w:id="27"/>
      <w:r w:rsidR="00E97163">
        <w:rPr>
          <w:rStyle w:val="CommentReference"/>
        </w:rPr>
        <w:commentReference w:id="27"/>
      </w:r>
    </w:p>
    <w:bookmarkEnd w:id="25"/>
    <w:p w14:paraId="2564DFEB" w14:textId="77777777" w:rsidR="00D200B5" w:rsidRPr="00B35A7F" w:rsidRDefault="00D200B5" w:rsidP="00D200B5">
      <w:pPr>
        <w:pStyle w:val="CommentText"/>
        <w:spacing w:after="0"/>
        <w:rPr>
          <w:rFonts w:cstheme="minorHAnsi"/>
          <w:sz w:val="8"/>
          <w:szCs w:val="8"/>
        </w:rPr>
      </w:pPr>
    </w:p>
    <w:tbl>
      <w:tblPr>
        <w:tblStyle w:val="TableGrid"/>
        <w:tblW w:w="10800" w:type="dxa"/>
        <w:tblInd w:w="-725" w:type="dxa"/>
        <w:tblLook w:val="04A0" w:firstRow="1" w:lastRow="0" w:firstColumn="1" w:lastColumn="0" w:noHBand="0" w:noVBand="1"/>
      </w:tblPr>
      <w:tblGrid>
        <w:gridCol w:w="10800"/>
      </w:tblGrid>
      <w:tr w:rsidR="00A2014D" w:rsidRPr="00757749" w14:paraId="59962A5E" w14:textId="77777777" w:rsidTr="768F9EAC">
        <w:tc>
          <w:tcPr>
            <w:tcW w:w="10800" w:type="dxa"/>
            <w:tcBorders>
              <w:top w:val="nil"/>
              <w:left w:val="nil"/>
              <w:bottom w:val="nil"/>
              <w:right w:val="nil"/>
            </w:tcBorders>
            <w:shd w:val="clear" w:color="auto" w:fill="2F5496" w:themeFill="accent1" w:themeFillShade="BF"/>
          </w:tcPr>
          <w:p w14:paraId="34772368" w14:textId="5F6526D9" w:rsidR="00C778B5" w:rsidRPr="00757749" w:rsidRDefault="00C778B5" w:rsidP="14C09F9F">
            <w:pPr>
              <w:pStyle w:val="NoSpacing"/>
              <w:rPr>
                <w:b/>
                <w:bCs/>
                <w:caps/>
              </w:rPr>
            </w:pPr>
            <w:r w:rsidRPr="768F9EAC">
              <w:rPr>
                <w:rFonts w:eastAsia="Times New Roman"/>
                <w:b/>
                <w:bCs/>
                <w:color w:val="FFFFFF" w:themeColor="background1"/>
                <w:sz w:val="28"/>
                <w:szCs w:val="28"/>
              </w:rPr>
              <w:t>Acknowledgements</w:t>
            </w:r>
          </w:p>
        </w:tc>
      </w:tr>
    </w:tbl>
    <w:p w14:paraId="04407FA4" w14:textId="77777777" w:rsidR="008131DB" w:rsidRPr="00FA35F3" w:rsidRDefault="008131DB" w:rsidP="008131DB">
      <w:pPr>
        <w:spacing w:after="0"/>
        <w:rPr>
          <w:b/>
          <w:bCs/>
          <w:sz w:val="6"/>
          <w:szCs w:val="6"/>
        </w:rPr>
      </w:pPr>
    </w:p>
    <w:p w14:paraId="685A819E" w14:textId="329C9F4C" w:rsidR="008131DB" w:rsidRDefault="003A314D" w:rsidP="00F41B58">
      <w:pPr>
        <w:spacing w:after="0" w:line="240" w:lineRule="auto"/>
      </w:pPr>
      <w:r>
        <w:rPr>
          <w:rFonts w:eastAsia="Times New Roman"/>
        </w:rPr>
        <w:t>This</w:t>
      </w:r>
      <w:r w:rsidR="001D2B78" w:rsidRPr="14C09F9F">
        <w:rPr>
          <w:rFonts w:eastAsia="Times New Roman"/>
        </w:rPr>
        <w:t xml:space="preserve"> research </w:t>
      </w:r>
      <w:r w:rsidR="002A769A" w:rsidRPr="14C09F9F">
        <w:rPr>
          <w:rFonts w:eastAsia="Times New Roman"/>
        </w:rPr>
        <w:t>wa</w:t>
      </w:r>
      <w:r w:rsidR="001D2B78" w:rsidRPr="14C09F9F">
        <w:rPr>
          <w:rFonts w:eastAsia="Times New Roman"/>
        </w:rPr>
        <w:t>s supported</w:t>
      </w:r>
      <w:r w:rsidR="001E7BEB">
        <w:rPr>
          <w:rFonts w:eastAsia="Times New Roman"/>
        </w:rPr>
        <w:t xml:space="preserve"> </w:t>
      </w:r>
      <w:r w:rsidR="001D2B78" w:rsidRPr="14C09F9F">
        <w:rPr>
          <w:rFonts w:eastAsia="Times New Roman"/>
        </w:rPr>
        <w:t>by the U.S. Department of Energy (DOE) Biological and Environmental Research (BER) Environmental System Science (ESS) program (</w:t>
      </w:r>
      <w:hyperlink r:id="rId17">
        <w:r w:rsidR="001D2B78" w:rsidRPr="14C09F9F">
          <w:rPr>
            <w:rStyle w:val="Hyperlink"/>
            <w:rFonts w:eastAsia="Times New Roman"/>
          </w:rPr>
          <w:t>https://ess.science.energy.gov/</w:t>
        </w:r>
      </w:hyperlink>
      <w:r w:rsidR="001D2B78" w:rsidRPr="14C09F9F">
        <w:rPr>
          <w:rFonts w:eastAsia="Times New Roman"/>
        </w:rPr>
        <w:t>) through the Pacific Northwest National Laboratory River Corridor Science Focus Area (SFA).</w:t>
      </w:r>
      <w:r w:rsidR="002A769A" w:rsidRPr="14C09F9F">
        <w:rPr>
          <w:rFonts w:eastAsia="Times New Roman"/>
        </w:rPr>
        <w:t xml:space="preserve"> </w:t>
      </w:r>
      <w:r w:rsidR="002A769A">
        <w:t>PNNL is operated by Battelle Memorial Institute for the U.S. Department of Energy under Contract No. DE-AC05-76RL01830.</w:t>
      </w:r>
      <w:r w:rsidR="00F41B58">
        <w:t xml:space="preserve"> </w:t>
      </w:r>
    </w:p>
    <w:p w14:paraId="214F81C2" w14:textId="77777777" w:rsidR="001D0FAA" w:rsidRPr="001D0FAA" w:rsidRDefault="001D0FAA" w:rsidP="00F41B58">
      <w:pPr>
        <w:spacing w:after="0" w:line="240" w:lineRule="auto"/>
        <w:rPr>
          <w:sz w:val="10"/>
          <w:szCs w:val="10"/>
        </w:rPr>
      </w:pPr>
    </w:p>
    <w:p w14:paraId="78811202" w14:textId="77777777" w:rsidR="002B7498" w:rsidRPr="00B35A7F" w:rsidRDefault="002B7498" w:rsidP="00F41B58">
      <w:pPr>
        <w:spacing w:after="0" w:line="240" w:lineRule="auto"/>
        <w:rPr>
          <w:sz w:val="8"/>
          <w:szCs w:val="8"/>
        </w:rPr>
      </w:pPr>
    </w:p>
    <w:tbl>
      <w:tblPr>
        <w:tblStyle w:val="TableGrid"/>
        <w:tblW w:w="10800" w:type="dxa"/>
        <w:tblInd w:w="-725" w:type="dxa"/>
        <w:tblLook w:val="04A0" w:firstRow="1" w:lastRow="0" w:firstColumn="1" w:lastColumn="0" w:noHBand="0" w:noVBand="1"/>
      </w:tblPr>
      <w:tblGrid>
        <w:gridCol w:w="10800"/>
      </w:tblGrid>
      <w:tr w:rsidR="00834614" w:rsidRPr="00757749" w14:paraId="430ED54A" w14:textId="77777777" w:rsidTr="768F9EAC">
        <w:tc>
          <w:tcPr>
            <w:tcW w:w="10800" w:type="dxa"/>
            <w:tcBorders>
              <w:top w:val="nil"/>
              <w:left w:val="nil"/>
              <w:bottom w:val="nil"/>
              <w:right w:val="nil"/>
            </w:tcBorders>
            <w:shd w:val="clear" w:color="auto" w:fill="2F5496" w:themeFill="accent1" w:themeFillShade="BF"/>
          </w:tcPr>
          <w:p w14:paraId="0440BFE8" w14:textId="4C31678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Contact </w:t>
            </w:r>
          </w:p>
        </w:tc>
      </w:tr>
    </w:tbl>
    <w:p w14:paraId="21428004" w14:textId="77777777" w:rsidR="008131DB" w:rsidRPr="00FA35F3" w:rsidRDefault="008131DB" w:rsidP="008131DB">
      <w:pPr>
        <w:spacing w:after="0"/>
        <w:rPr>
          <w:rFonts w:eastAsia="Times New Roman"/>
          <w:sz w:val="6"/>
          <w:szCs w:val="6"/>
        </w:rPr>
      </w:pPr>
    </w:p>
    <w:p w14:paraId="7D045BC2" w14:textId="6F515738" w:rsidR="008131DB" w:rsidRDefault="003A314D" w:rsidP="008131DB">
      <w:pPr>
        <w:spacing w:after="0"/>
        <w:rPr>
          <w:rStyle w:val="Hyperlink"/>
          <w:rFonts w:eastAsia="Times New Roman"/>
        </w:rPr>
      </w:pPr>
      <w:r>
        <w:rPr>
          <w:rFonts w:eastAsia="Times New Roman"/>
        </w:rPr>
        <w:t xml:space="preserve">Peter Regier; </w:t>
      </w:r>
      <w:r>
        <w:rPr>
          <w:rFonts w:eastAsia="Times New Roman"/>
        </w:rPr>
        <w:fldChar w:fldCharType="begin"/>
      </w:r>
      <w:ins w:id="28" w:author="Forbes, Brieanne" w:date="2023-02-16T13:51:00Z">
        <w:r>
          <w:rPr>
            <w:rFonts w:eastAsia="Times New Roman"/>
          </w:rPr>
          <w:instrText xml:space="preserve"> HYPERLINK "mailto:</w:instrText>
        </w:r>
      </w:ins>
      <w:r>
        <w:rPr>
          <w:rFonts w:eastAsia="Times New Roman"/>
        </w:rPr>
        <w:instrText>peter.regier@pnnl.gov</w:instrText>
      </w:r>
      <w:ins w:id="29" w:author="Forbes, Brieanne" w:date="2023-02-16T13:51:00Z">
        <w:r>
          <w:rPr>
            <w:rFonts w:eastAsia="Times New Roman"/>
          </w:rPr>
          <w:instrText xml:space="preserve">" </w:instrText>
        </w:r>
      </w:ins>
      <w:r>
        <w:rPr>
          <w:rFonts w:eastAsia="Times New Roman"/>
        </w:rPr>
      </w:r>
      <w:r>
        <w:rPr>
          <w:rFonts w:eastAsia="Times New Roman"/>
        </w:rPr>
        <w:fldChar w:fldCharType="separate"/>
      </w:r>
      <w:r w:rsidRPr="0023318D">
        <w:rPr>
          <w:rStyle w:val="Hyperlink"/>
          <w:rFonts w:eastAsia="Times New Roman"/>
        </w:rPr>
        <w:t>peter.regier@pnnl.gov</w:t>
      </w:r>
      <w:r>
        <w:rPr>
          <w:rFonts w:eastAsia="Times New Roman"/>
        </w:rPr>
        <w:fldChar w:fldCharType="end"/>
      </w:r>
      <w:r>
        <w:rPr>
          <w:rFonts w:eastAsia="Times New Roman"/>
        </w:rPr>
        <w:t xml:space="preserve"> </w:t>
      </w:r>
    </w:p>
    <w:p w14:paraId="621C08AA" w14:textId="77777777" w:rsidR="00D200B5" w:rsidRPr="00D200B5" w:rsidRDefault="00D200B5" w:rsidP="008131DB">
      <w:pPr>
        <w:spacing w:after="0"/>
        <w:rPr>
          <w:rFonts w:eastAsia="Times New Roman"/>
          <w:sz w:val="10"/>
          <w:szCs w:val="10"/>
        </w:rPr>
      </w:pPr>
    </w:p>
    <w:tbl>
      <w:tblPr>
        <w:tblStyle w:val="TableGrid"/>
        <w:tblW w:w="10800" w:type="dxa"/>
        <w:tblInd w:w="-725" w:type="dxa"/>
        <w:tblLook w:val="04A0" w:firstRow="1" w:lastRow="0" w:firstColumn="1" w:lastColumn="0" w:noHBand="0" w:noVBand="1"/>
      </w:tblPr>
      <w:tblGrid>
        <w:gridCol w:w="10800"/>
      </w:tblGrid>
      <w:tr w:rsidR="00834614" w:rsidRPr="00757749" w14:paraId="2775F571" w14:textId="77777777" w:rsidTr="00F41B58">
        <w:tc>
          <w:tcPr>
            <w:tcW w:w="10800" w:type="dxa"/>
            <w:tcBorders>
              <w:top w:val="nil"/>
              <w:left w:val="nil"/>
              <w:bottom w:val="nil"/>
              <w:right w:val="nil"/>
            </w:tcBorders>
            <w:shd w:val="clear" w:color="auto" w:fill="2F5496" w:themeFill="accent1" w:themeFillShade="BF"/>
          </w:tcPr>
          <w:p w14:paraId="5EDB8B25" w14:textId="5CACCDD1" w:rsidR="00C778B5" w:rsidRPr="00757749" w:rsidRDefault="00C778B5" w:rsidP="14C09F9F">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t>Change History</w:t>
            </w:r>
          </w:p>
        </w:tc>
      </w:tr>
      <w:tr w:rsidR="00CE77CA" w:rsidRPr="00757749" w14:paraId="55AC9D44" w14:textId="77777777" w:rsidTr="00F41B58">
        <w:tc>
          <w:tcPr>
            <w:tcW w:w="10800" w:type="dxa"/>
            <w:tcBorders>
              <w:top w:val="nil"/>
              <w:left w:val="nil"/>
              <w:bottom w:val="nil"/>
              <w:right w:val="nil"/>
            </w:tcBorders>
            <w:shd w:val="clear" w:color="auto" w:fill="2F5496" w:themeFill="accent1" w:themeFillShade="BF"/>
          </w:tcPr>
          <w:p w14:paraId="2CC9D2E6" w14:textId="77777777" w:rsidR="00CE77CA" w:rsidRPr="768F9EAC" w:rsidRDefault="00CE77CA" w:rsidP="14C09F9F">
            <w:pPr>
              <w:pStyle w:val="NoSpacing"/>
              <w:rPr>
                <w:rFonts w:eastAsia="Times New Roman"/>
                <w:b/>
                <w:bCs/>
                <w:color w:val="FFFFFF" w:themeColor="background1"/>
                <w:sz w:val="28"/>
                <w:szCs w:val="28"/>
              </w:rPr>
            </w:pPr>
          </w:p>
        </w:tc>
      </w:tr>
    </w:tbl>
    <w:p w14:paraId="0E999696" w14:textId="45E8862B" w:rsidR="00E533F6" w:rsidRPr="00CE77CA" w:rsidRDefault="00E533F6" w:rsidP="00CE77CA">
      <w:pPr>
        <w:spacing w:after="0"/>
        <w:rPr>
          <w:sz w:val="10"/>
          <w:szCs w:val="10"/>
        </w:rPr>
      </w:pPr>
    </w:p>
    <w:tbl>
      <w:tblPr>
        <w:tblStyle w:val="TableGrid"/>
        <w:tblW w:w="8910" w:type="dxa"/>
        <w:tblInd w:w="85" w:type="dxa"/>
        <w:tblLook w:val="04A0" w:firstRow="1" w:lastRow="0" w:firstColumn="1" w:lastColumn="0" w:noHBand="0" w:noVBand="1"/>
      </w:tblPr>
      <w:tblGrid>
        <w:gridCol w:w="1080"/>
        <w:gridCol w:w="2070"/>
        <w:gridCol w:w="5760"/>
      </w:tblGrid>
      <w:tr w:rsidR="00CE77CA" w:rsidRPr="00757749" w14:paraId="4E146AEA" w14:textId="77777777" w:rsidTr="00CE77CA">
        <w:tc>
          <w:tcPr>
            <w:tcW w:w="1080" w:type="dxa"/>
          </w:tcPr>
          <w:p w14:paraId="289E1054" w14:textId="77777777" w:rsidR="00CE77CA" w:rsidRPr="00757749" w:rsidRDefault="00CE77CA" w:rsidP="008A6567">
            <w:pPr>
              <w:pStyle w:val="NoSpacing"/>
              <w:rPr>
                <w:rFonts w:cstheme="minorHAnsi"/>
              </w:rPr>
            </w:pPr>
            <w:r w:rsidRPr="00757749">
              <w:rPr>
                <w:rFonts w:cstheme="minorHAnsi"/>
              </w:rPr>
              <w:t>Version 1</w:t>
            </w:r>
          </w:p>
        </w:tc>
        <w:tc>
          <w:tcPr>
            <w:tcW w:w="2070" w:type="dxa"/>
          </w:tcPr>
          <w:p w14:paraId="52E53869" w14:textId="367D57AA" w:rsidR="00CE77CA" w:rsidRPr="00757749" w:rsidRDefault="00CB71F7" w:rsidP="008A6567">
            <w:pPr>
              <w:pStyle w:val="NoSpacing"/>
              <w:rPr>
                <w:rFonts w:cstheme="minorHAnsi"/>
              </w:rPr>
            </w:pPr>
            <w:del w:id="30" w:author="Goldman, Amy E" w:date="2023-04-19T08:06:00Z">
              <w:r w:rsidDel="00E97163">
                <w:rPr>
                  <w:rFonts w:cstheme="minorHAnsi"/>
                </w:rPr>
                <w:delText>February</w:delText>
              </w:r>
              <w:r w:rsidR="00CE77CA" w:rsidDel="00E97163">
                <w:rPr>
                  <w:rFonts w:cstheme="minorHAnsi"/>
                </w:rPr>
                <w:delText xml:space="preserve"> </w:delText>
              </w:r>
            </w:del>
            <w:ins w:id="31" w:author="Goldman, Amy E" w:date="2023-04-19T08:06:00Z">
              <w:r w:rsidR="00E97163">
                <w:rPr>
                  <w:rFonts w:cstheme="minorHAnsi"/>
                </w:rPr>
                <w:t xml:space="preserve">April </w:t>
              </w:r>
            </w:ins>
            <w:r w:rsidR="00CE77CA">
              <w:rPr>
                <w:rFonts w:cstheme="minorHAnsi"/>
              </w:rPr>
              <w:t>2023</w:t>
            </w:r>
          </w:p>
        </w:tc>
        <w:tc>
          <w:tcPr>
            <w:tcW w:w="5760" w:type="dxa"/>
          </w:tcPr>
          <w:p w14:paraId="3EB20270" w14:textId="77777777" w:rsidR="00CE77CA" w:rsidRPr="00757749" w:rsidRDefault="00CE77CA" w:rsidP="008A6567">
            <w:pPr>
              <w:pStyle w:val="NoSpacing"/>
              <w:rPr>
                <w:rFonts w:cstheme="minorHAnsi"/>
              </w:rPr>
            </w:pPr>
            <w:r w:rsidRPr="00757749">
              <w:rPr>
                <w:rFonts w:cstheme="minorHAnsi"/>
              </w:rPr>
              <w:t>Original data package publication</w:t>
            </w:r>
          </w:p>
        </w:tc>
      </w:tr>
    </w:tbl>
    <w:p w14:paraId="047008F9" w14:textId="77777777" w:rsidR="00CE77CA" w:rsidRPr="00FA35F3" w:rsidRDefault="00CE77CA" w:rsidP="00033AAA">
      <w:pPr>
        <w:rPr>
          <w:sz w:val="2"/>
          <w:szCs w:val="2"/>
        </w:rPr>
      </w:pPr>
    </w:p>
    <w:sectPr w:rsidR="00CE77CA" w:rsidRPr="00FA35F3">
      <w:foot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orbes, Brieanne" w:date="2023-02-16T13:26:00Z" w:initials="FB">
    <w:p w14:paraId="60A42D30" w14:textId="77777777" w:rsidR="003A314D" w:rsidRDefault="003A314D" w:rsidP="003A314D">
      <w:pPr>
        <w:pStyle w:val="CommentText"/>
      </w:pPr>
      <w:r>
        <w:rPr>
          <w:rStyle w:val="CommentReference"/>
        </w:rPr>
        <w:annotationRef/>
      </w:r>
      <w:r>
        <w:t>If including scripts add “and scripts” to title</w:t>
      </w:r>
    </w:p>
  </w:comment>
  <w:comment w:id="1" w:author="Regier, Peter J" w:date="2023-03-28T09:50:00Z" w:initials="PR">
    <w:p w14:paraId="5F37588A" w14:textId="77777777" w:rsidR="002E490B" w:rsidRDefault="002E490B" w:rsidP="0021693E">
      <w:r>
        <w:rPr>
          <w:rStyle w:val="CommentReference"/>
        </w:rPr>
        <w:annotationRef/>
      </w:r>
      <w:r>
        <w:rPr>
          <w:color w:val="000000"/>
          <w:sz w:val="20"/>
          <w:szCs w:val="20"/>
        </w:rPr>
        <w:t>Planning to leave out since scripts don’t generate the datasets</w:t>
      </w:r>
    </w:p>
  </w:comment>
  <w:comment w:id="3" w:author="Goldman, Amy E" w:date="2023-04-19T08:01:00Z" w:initials="GAE">
    <w:p w14:paraId="45AEF037" w14:textId="48C09502" w:rsidR="00E97163" w:rsidRDefault="00E97163">
      <w:pPr>
        <w:pStyle w:val="CommentText"/>
      </w:pPr>
      <w:r>
        <w:rPr>
          <w:rStyle w:val="CommentReference"/>
        </w:rPr>
        <w:annotationRef/>
      </w:r>
      <w:r>
        <w:t xml:space="preserve">Carry over any edits from </w:t>
      </w:r>
      <w:r>
        <w:t>ess-dive metadata</w:t>
      </w:r>
    </w:p>
  </w:comment>
  <w:comment w:id="6" w:author="Forbes, Brieanne" w:date="2023-02-16T13:28:00Z" w:initials="FB">
    <w:p w14:paraId="2AD67CC4" w14:textId="29BDB73A" w:rsidR="003A314D" w:rsidRDefault="003A314D" w:rsidP="003A314D">
      <w:pPr>
        <w:pStyle w:val="CommentText"/>
      </w:pPr>
      <w:r>
        <w:rPr>
          <w:rStyle w:val="CommentReference"/>
        </w:rPr>
        <w:annotationRef/>
      </w:r>
      <w:r>
        <w:t>Write in journal</w:t>
      </w:r>
    </w:p>
  </w:comment>
  <w:comment w:id="7" w:author="Regier, Peter J" w:date="2023-03-28T09:51:00Z" w:initials="PR">
    <w:p w14:paraId="30C92B50" w14:textId="77777777" w:rsidR="002E490B" w:rsidRDefault="002E490B" w:rsidP="00F714B8">
      <w:r>
        <w:rPr>
          <w:rStyle w:val="CommentReference"/>
        </w:rPr>
        <w:annotationRef/>
      </w:r>
      <w:r>
        <w:rPr>
          <w:color w:val="000000"/>
          <w:sz w:val="20"/>
          <w:szCs w:val="20"/>
        </w:rPr>
        <w:t>We haven’t submitted yet. I’ve written in the journal we are planning to submit to but that is subject to change</w:t>
      </w:r>
    </w:p>
  </w:comment>
  <w:comment w:id="8" w:author="Forbes, Brieanne" w:date="2023-02-16T14:05:00Z" w:initials="FB">
    <w:p w14:paraId="1893DDC6" w14:textId="286399BF" w:rsidR="006063F6" w:rsidRDefault="006063F6">
      <w:pPr>
        <w:pStyle w:val="CommentText"/>
      </w:pPr>
      <w:r>
        <w:rPr>
          <w:rStyle w:val="CommentReference"/>
        </w:rPr>
        <w:annotationRef/>
      </w:r>
      <w:r>
        <w:rPr>
          <w:rStyle w:val="CommentReference"/>
        </w:rPr>
        <w:annotationRef/>
      </w:r>
      <w:r>
        <w:t>Add details about Abeshu here</w:t>
      </w:r>
    </w:p>
  </w:comment>
  <w:comment w:id="9" w:author="Regier, Peter J" w:date="2023-03-28T09:52:00Z" w:initials="PR">
    <w:p w14:paraId="36C486BC" w14:textId="77777777" w:rsidR="003859A7" w:rsidRDefault="003859A7" w:rsidP="00673D27">
      <w:r>
        <w:rPr>
          <w:rStyle w:val="CommentReference"/>
        </w:rPr>
        <w:annotationRef/>
      </w:r>
      <w:r>
        <w:rPr>
          <w:color w:val="000000"/>
          <w:sz w:val="20"/>
          <w:szCs w:val="20"/>
        </w:rPr>
        <w:t xml:space="preserve">Would appreciate clarity here: what details would be useful? </w:t>
      </w:r>
    </w:p>
  </w:comment>
  <w:comment w:id="10" w:author="Goldman, Amy E" w:date="2023-04-19T08:04:00Z" w:initials="GAE">
    <w:p w14:paraId="532007CE" w14:textId="1A70F9EF" w:rsidR="00E97163" w:rsidRDefault="00E97163">
      <w:pPr>
        <w:pStyle w:val="CommentText"/>
      </w:pPr>
      <w:r>
        <w:rPr>
          <w:rStyle w:val="CommentReference"/>
        </w:rPr>
        <w:annotationRef/>
      </w:r>
      <w:r>
        <w:t>Is this ‘d’ supposed to be here?</w:t>
      </w:r>
    </w:p>
  </w:comment>
  <w:comment w:id="15" w:author="Goldman, Amy E" w:date="2023-04-19T08:06:00Z" w:initials="GAE">
    <w:p w14:paraId="1374B0A4" w14:textId="77777777" w:rsidR="00E97163" w:rsidRDefault="00E97163">
      <w:pPr>
        <w:pStyle w:val="CommentText"/>
      </w:pPr>
      <w:r>
        <w:rPr>
          <w:rStyle w:val="CommentReference"/>
        </w:rPr>
        <w:annotationRef/>
      </w:r>
      <w:r>
        <w:t xml:space="preserve">Do you want to add something here about the </w:t>
      </w:r>
      <w:r>
        <w:t>github and what it has that’s extra? Do you have the scripts in there? Where can people access YOLO?</w:t>
      </w:r>
    </w:p>
    <w:p w14:paraId="7711EEDA" w14:textId="7128D1FC" w:rsidR="00E97163" w:rsidRDefault="00E97163">
      <w:pPr>
        <w:pStyle w:val="CommentText"/>
      </w:pPr>
      <w:r>
        <w:t>Should we be stating somewhere that this methodology is described in a manuscript in prep from Yunxiang?</w:t>
      </w:r>
    </w:p>
  </w:comment>
  <w:comment w:id="16" w:author="Regier, Peter J" w:date="2023-04-25T13:09:00Z" w:initials="RPJ">
    <w:p w14:paraId="634FAD39" w14:textId="77777777" w:rsidR="008D6A43" w:rsidRDefault="008D6A43" w:rsidP="00C671E8">
      <w:r>
        <w:rPr>
          <w:rStyle w:val="CommentReference"/>
        </w:rPr>
        <w:annotationRef/>
      </w:r>
      <w:r>
        <w:rPr>
          <w:color w:val="000000"/>
          <w:sz w:val="20"/>
          <w:szCs w:val="20"/>
        </w:rPr>
        <w:t>I don’t have access to the YOLO code, so probably best to reference. I added a reference, please let me know if you prefer a different format.</w:t>
      </w:r>
    </w:p>
  </w:comment>
  <w:comment w:id="26" w:author="Forbes, Brieanne" w:date="2023-02-16T13:50:00Z" w:initials="FB">
    <w:p w14:paraId="6CF38E7F" w14:textId="7E14E4B1" w:rsidR="003A314D" w:rsidRDefault="003A314D">
      <w:pPr>
        <w:pStyle w:val="CommentText"/>
      </w:pPr>
      <w:r>
        <w:rPr>
          <w:rStyle w:val="CommentReference"/>
        </w:rPr>
        <w:annotationRef/>
      </w:r>
      <w:r>
        <w:t>Update once we know what is being included</w:t>
      </w:r>
    </w:p>
  </w:comment>
  <w:comment w:id="27" w:author="Goldman, Amy E" w:date="2023-04-19T08:05:00Z" w:initials="GAE">
    <w:p w14:paraId="11DFFA55" w14:textId="7380C456" w:rsidR="00E97163" w:rsidRDefault="00E97163">
      <w:pPr>
        <w:pStyle w:val="CommentText"/>
      </w:pPr>
      <w:r>
        <w:rPr>
          <w:rStyle w:val="CommentReference"/>
        </w:rPr>
        <w:annotationRef/>
      </w:r>
      <w:r>
        <w:t xml:space="preserve">Carry over any changes from the </w:t>
      </w:r>
      <w:r>
        <w:t>ess-dive metadata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A42D30" w15:done="1"/>
  <w15:commentEx w15:paraId="5F37588A" w15:paraIdParent="60A42D30" w15:done="1"/>
  <w15:commentEx w15:paraId="45AEF037" w15:done="0"/>
  <w15:commentEx w15:paraId="2AD67CC4" w15:done="1"/>
  <w15:commentEx w15:paraId="30C92B50" w15:paraIdParent="2AD67CC4" w15:done="1"/>
  <w15:commentEx w15:paraId="1893DDC6" w15:done="1"/>
  <w15:commentEx w15:paraId="36C486BC" w15:paraIdParent="1893DDC6" w15:done="1"/>
  <w15:commentEx w15:paraId="532007CE" w15:done="0"/>
  <w15:commentEx w15:paraId="7711EEDA" w15:done="0"/>
  <w15:commentEx w15:paraId="634FAD39" w15:paraIdParent="7711EEDA" w15:done="0"/>
  <w15:commentEx w15:paraId="6CF38E7F" w15:done="0"/>
  <w15:commentEx w15:paraId="11DFFA55" w15:paraIdParent="6CF38E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8AD9A" w16cex:dateUtc="2023-02-16T21:26:00Z"/>
  <w16cex:commentExtensible w16cex:durableId="27CD36EC" w16cex:dateUtc="2023-03-28T15:50:00Z"/>
  <w16cex:commentExtensible w16cex:durableId="27EA1E5B" w16cex:dateUtc="2023-04-19T15:01:00Z"/>
  <w16cex:commentExtensible w16cex:durableId="2798AE1B" w16cex:dateUtc="2023-02-16T21:28:00Z"/>
  <w16cex:commentExtensible w16cex:durableId="27CD3708" w16cex:dateUtc="2023-03-28T15:51:00Z"/>
  <w16cex:commentExtensible w16cex:durableId="2798B6A7" w16cex:dateUtc="2023-02-16T22:05:00Z"/>
  <w16cex:commentExtensible w16cex:durableId="27CD375D" w16cex:dateUtc="2023-03-28T15:52:00Z"/>
  <w16cex:commentExtensible w16cex:durableId="27EA1F2B" w16cex:dateUtc="2023-04-19T15:04:00Z"/>
  <w16cex:commentExtensible w16cex:durableId="27EA1F8F" w16cex:dateUtc="2023-04-19T15:06:00Z"/>
  <w16cex:commentExtensible w16cex:durableId="27F24F91" w16cex:dateUtc="2023-04-25T19:09:00Z"/>
  <w16cex:commentExtensible w16cex:durableId="2798B314" w16cex:dateUtc="2023-02-16T21:50:00Z"/>
  <w16cex:commentExtensible w16cex:durableId="27EA1F50" w16cex:dateUtc="2023-04-19T15: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A42D30" w16cid:durableId="2798AD9A"/>
  <w16cid:commentId w16cid:paraId="5F37588A" w16cid:durableId="27CD36EC"/>
  <w16cid:commentId w16cid:paraId="45AEF037" w16cid:durableId="27EA1E5B"/>
  <w16cid:commentId w16cid:paraId="2AD67CC4" w16cid:durableId="2798AE1B"/>
  <w16cid:commentId w16cid:paraId="30C92B50" w16cid:durableId="27CD3708"/>
  <w16cid:commentId w16cid:paraId="1893DDC6" w16cid:durableId="2798B6A7"/>
  <w16cid:commentId w16cid:paraId="36C486BC" w16cid:durableId="27CD375D"/>
  <w16cid:commentId w16cid:paraId="532007CE" w16cid:durableId="27EA1F2B"/>
  <w16cid:commentId w16cid:paraId="7711EEDA" w16cid:durableId="27EA1F8F"/>
  <w16cid:commentId w16cid:paraId="634FAD39" w16cid:durableId="27F24F91"/>
  <w16cid:commentId w16cid:paraId="6CF38E7F" w16cid:durableId="2798B314"/>
  <w16cid:commentId w16cid:paraId="11DFFA55" w16cid:durableId="27EA1F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41807" w14:textId="77777777" w:rsidR="0054362F" w:rsidRDefault="0054362F" w:rsidP="00AC144A">
      <w:pPr>
        <w:spacing w:after="0" w:line="240" w:lineRule="auto"/>
      </w:pPr>
      <w:r>
        <w:separator/>
      </w:r>
    </w:p>
  </w:endnote>
  <w:endnote w:type="continuationSeparator" w:id="0">
    <w:p w14:paraId="7057043D" w14:textId="77777777" w:rsidR="0054362F" w:rsidRDefault="0054362F" w:rsidP="00AC144A">
      <w:pPr>
        <w:spacing w:after="0" w:line="240" w:lineRule="auto"/>
      </w:pPr>
      <w:r>
        <w:continuationSeparator/>
      </w:r>
    </w:p>
  </w:endnote>
  <w:endnote w:type="continuationNotice" w:id="1">
    <w:p w14:paraId="2A0EB62C" w14:textId="77777777" w:rsidR="0054362F" w:rsidRDefault="005436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14:paraId="5119E273" w14:textId="6EB543CB" w:rsidR="00AC144A" w:rsidRDefault="005273DC">
        <w:pPr>
          <w:pStyle w:val="Footer"/>
          <w:jc w:val="right"/>
        </w:pPr>
        <w:r w:rsidRPr="005273DC">
          <w:rPr>
            <w:sz w:val="16"/>
            <w:szCs w:val="16"/>
          </w:rPr>
          <w:t>whondrs@pnnl.gov</w:t>
        </w:r>
        <w:r>
          <w:t xml:space="preserve"> – </w:t>
        </w:r>
        <w:r w:rsidRPr="005273DC">
          <w:rPr>
            <w:sz w:val="16"/>
            <w:szCs w:val="16"/>
          </w:rPr>
          <w:t>https://whondrs.pnnl.gov</w:t>
        </w:r>
        <w:r>
          <w:rPr>
            <w:sz w:val="16"/>
            <w:szCs w:val="16"/>
          </w:rPr>
          <w:t xml:space="preserve">                                                                                                                                                                       </w:t>
        </w:r>
        <w:r w:rsidRPr="005273DC">
          <w:rPr>
            <w:sz w:val="16"/>
            <w:szCs w:val="16"/>
          </w:rPr>
          <w:t xml:space="preserve"> </w:t>
        </w:r>
        <w:r w:rsidR="00AC144A">
          <w:fldChar w:fldCharType="begin"/>
        </w:r>
        <w:r w:rsidR="00AC144A">
          <w:instrText xml:space="preserve"> PAGE   \* MERGEFORMAT </w:instrText>
        </w:r>
        <w:r w:rsidR="00AC144A">
          <w:fldChar w:fldCharType="separate"/>
        </w:r>
        <w:r w:rsidR="00AC144A">
          <w:rPr>
            <w:noProof/>
          </w:rPr>
          <w:t>2</w:t>
        </w:r>
        <w:r w:rsidR="00AC144A">
          <w:rPr>
            <w:noProof/>
          </w:rPr>
          <w:fldChar w:fldCharType="end"/>
        </w:r>
      </w:p>
    </w:sdtContent>
  </w:sdt>
  <w:p w14:paraId="42A2206C" w14:textId="1FE40A48" w:rsidR="00AC144A" w:rsidRDefault="00B070C9">
    <w:pPr>
      <w:pStyle w:val="Footer"/>
    </w:pPr>
    <w:r>
      <w:rPr>
        <w:noProof/>
      </w:rPr>
    </w:r>
    <w:r w:rsidR="00B070C9">
      <w:rPr>
        <w:noProof/>
      </w:rPr>
      <w:pict w14:anchorId="54EDD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7580" o:spid="_x0000_s1025" type="#_x0000_t75" alt="" style="position:absolute;margin-left:-477.35pt;margin-top:-1451.95pt;width:1347.1pt;height:2173.9pt;z-index:-251658752;mso-wrap-edited:f;mso-width-percent:0;mso-height-percent:0;mso-position-horizontal-relative:margin;mso-position-vertical-relative:margin;mso-width-percent:0;mso-height-percent:0" o:allowincell="f">
          <v:imagedata r:id="rId1" o:title="SFA_DataPackage_Background2"/>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B5B25" w14:textId="77777777" w:rsidR="0054362F" w:rsidRDefault="0054362F" w:rsidP="00AC144A">
      <w:pPr>
        <w:spacing w:after="0" w:line="240" w:lineRule="auto"/>
      </w:pPr>
      <w:r>
        <w:separator/>
      </w:r>
    </w:p>
  </w:footnote>
  <w:footnote w:type="continuationSeparator" w:id="0">
    <w:p w14:paraId="03615C66" w14:textId="77777777" w:rsidR="0054362F" w:rsidRDefault="0054362F" w:rsidP="00AC144A">
      <w:pPr>
        <w:spacing w:after="0" w:line="240" w:lineRule="auto"/>
      </w:pPr>
      <w:r>
        <w:continuationSeparator/>
      </w:r>
    </w:p>
  </w:footnote>
  <w:footnote w:type="continuationNotice" w:id="1">
    <w:p w14:paraId="45819890" w14:textId="77777777" w:rsidR="0054362F" w:rsidRDefault="0054362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B2852"/>
    <w:multiLevelType w:val="hybridMultilevel"/>
    <w:tmpl w:val="C87832E6"/>
    <w:lvl w:ilvl="0" w:tplc="1996D618">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74A41"/>
    <w:multiLevelType w:val="hybridMultilevel"/>
    <w:tmpl w:val="D674C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8D7226"/>
    <w:multiLevelType w:val="hybridMultilevel"/>
    <w:tmpl w:val="B89AA2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6"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4914471">
    <w:abstractNumId w:val="4"/>
  </w:num>
  <w:num w:numId="2" w16cid:durableId="701856910">
    <w:abstractNumId w:val="3"/>
  </w:num>
  <w:num w:numId="3" w16cid:durableId="944271997">
    <w:abstractNumId w:val="6"/>
  </w:num>
  <w:num w:numId="4" w16cid:durableId="2011373075">
    <w:abstractNumId w:val="5"/>
  </w:num>
  <w:num w:numId="5" w16cid:durableId="1318681801">
    <w:abstractNumId w:val="0"/>
  </w:num>
  <w:num w:numId="6" w16cid:durableId="302586194">
    <w:abstractNumId w:val="2"/>
  </w:num>
  <w:num w:numId="7" w16cid:durableId="12702850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orbes, Brieanne">
    <w15:presenceInfo w15:providerId="AD" w15:userId="S::brieanne.forbes@pnnl.gov::547ab27e-3fc5-4dc3-bb20-6848b4cffca5"/>
  </w15:person>
  <w15:person w15:author="Regier, Peter J">
    <w15:presenceInfo w15:providerId="AD" w15:userId="S::peter.regier@pnnl.gov::0e6fdf28-0650-4a12-be1b-e387ca74a288"/>
  </w15:person>
  <w15:person w15:author="Goldman, Amy E">
    <w15:presenceInfo w15:providerId="AD" w15:userId="S::amy.goldman@pnnl.gov::13c2f99c-7450-4748-ad84-5d0d639cb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5CC0"/>
    <w:rsid w:val="000133CF"/>
    <w:rsid w:val="00022550"/>
    <w:rsid w:val="00033AAA"/>
    <w:rsid w:val="0003670D"/>
    <w:rsid w:val="00037DC2"/>
    <w:rsid w:val="0004089E"/>
    <w:rsid w:val="0004133D"/>
    <w:rsid w:val="00043213"/>
    <w:rsid w:val="00044329"/>
    <w:rsid w:val="0006529B"/>
    <w:rsid w:val="0007470C"/>
    <w:rsid w:val="0007678C"/>
    <w:rsid w:val="000776AF"/>
    <w:rsid w:val="000867D1"/>
    <w:rsid w:val="00093799"/>
    <w:rsid w:val="00095B9B"/>
    <w:rsid w:val="000A285D"/>
    <w:rsid w:val="000A3091"/>
    <w:rsid w:val="000A40EC"/>
    <w:rsid w:val="000B029B"/>
    <w:rsid w:val="000B577F"/>
    <w:rsid w:val="000B7044"/>
    <w:rsid w:val="000C6336"/>
    <w:rsid w:val="000C746A"/>
    <w:rsid w:val="000D418B"/>
    <w:rsid w:val="000D69FB"/>
    <w:rsid w:val="000E5728"/>
    <w:rsid w:val="000F5F8A"/>
    <w:rsid w:val="00101DBB"/>
    <w:rsid w:val="00103D5D"/>
    <w:rsid w:val="00107877"/>
    <w:rsid w:val="0011143D"/>
    <w:rsid w:val="00112D2A"/>
    <w:rsid w:val="00113EA2"/>
    <w:rsid w:val="00114FF7"/>
    <w:rsid w:val="001161B8"/>
    <w:rsid w:val="00124DD4"/>
    <w:rsid w:val="00143CB6"/>
    <w:rsid w:val="00153D94"/>
    <w:rsid w:val="00154DE5"/>
    <w:rsid w:val="00157C12"/>
    <w:rsid w:val="0016344A"/>
    <w:rsid w:val="0016600F"/>
    <w:rsid w:val="00173D58"/>
    <w:rsid w:val="00175AFD"/>
    <w:rsid w:val="001767DC"/>
    <w:rsid w:val="00186C9B"/>
    <w:rsid w:val="00193690"/>
    <w:rsid w:val="001A21BE"/>
    <w:rsid w:val="001A6F1C"/>
    <w:rsid w:val="001B192E"/>
    <w:rsid w:val="001B4498"/>
    <w:rsid w:val="001B610D"/>
    <w:rsid w:val="001C6A2F"/>
    <w:rsid w:val="001C717C"/>
    <w:rsid w:val="001D0FAA"/>
    <w:rsid w:val="001D2B78"/>
    <w:rsid w:val="001E0875"/>
    <w:rsid w:val="001E3041"/>
    <w:rsid w:val="001E7BEB"/>
    <w:rsid w:val="001F6D41"/>
    <w:rsid w:val="001F774F"/>
    <w:rsid w:val="0020367D"/>
    <w:rsid w:val="002048E6"/>
    <w:rsid w:val="00206E52"/>
    <w:rsid w:val="00210F1F"/>
    <w:rsid w:val="00215620"/>
    <w:rsid w:val="002248CC"/>
    <w:rsid w:val="002325A7"/>
    <w:rsid w:val="00232C5C"/>
    <w:rsid w:val="00234E02"/>
    <w:rsid w:val="0024073E"/>
    <w:rsid w:val="00241A6F"/>
    <w:rsid w:val="00246D17"/>
    <w:rsid w:val="00252879"/>
    <w:rsid w:val="00265461"/>
    <w:rsid w:val="00272207"/>
    <w:rsid w:val="00275C60"/>
    <w:rsid w:val="00282D6F"/>
    <w:rsid w:val="002A2C7C"/>
    <w:rsid w:val="002A3ADF"/>
    <w:rsid w:val="002A769A"/>
    <w:rsid w:val="002B261E"/>
    <w:rsid w:val="002B298C"/>
    <w:rsid w:val="002B3550"/>
    <w:rsid w:val="002B4652"/>
    <w:rsid w:val="002B5352"/>
    <w:rsid w:val="002B7498"/>
    <w:rsid w:val="002C7D8E"/>
    <w:rsid w:val="002D5351"/>
    <w:rsid w:val="002D79C7"/>
    <w:rsid w:val="002E21E4"/>
    <w:rsid w:val="002E490B"/>
    <w:rsid w:val="002E696A"/>
    <w:rsid w:val="002E7F2D"/>
    <w:rsid w:val="002F1354"/>
    <w:rsid w:val="002F4833"/>
    <w:rsid w:val="003002F9"/>
    <w:rsid w:val="00300FEC"/>
    <w:rsid w:val="003356FA"/>
    <w:rsid w:val="0034065D"/>
    <w:rsid w:val="0034228B"/>
    <w:rsid w:val="00342FF8"/>
    <w:rsid w:val="003453A8"/>
    <w:rsid w:val="003544B2"/>
    <w:rsid w:val="003607CF"/>
    <w:rsid w:val="00362084"/>
    <w:rsid w:val="003622D2"/>
    <w:rsid w:val="00366DD0"/>
    <w:rsid w:val="00370DDE"/>
    <w:rsid w:val="0038068B"/>
    <w:rsid w:val="00380A91"/>
    <w:rsid w:val="00380DB2"/>
    <w:rsid w:val="003859A7"/>
    <w:rsid w:val="003A2B04"/>
    <w:rsid w:val="003A314D"/>
    <w:rsid w:val="003A462D"/>
    <w:rsid w:val="003B7EB1"/>
    <w:rsid w:val="003B7EF5"/>
    <w:rsid w:val="003D04BF"/>
    <w:rsid w:val="003E31D3"/>
    <w:rsid w:val="003E5F83"/>
    <w:rsid w:val="003E76EB"/>
    <w:rsid w:val="00400B44"/>
    <w:rsid w:val="00412A08"/>
    <w:rsid w:val="00425297"/>
    <w:rsid w:val="0042796E"/>
    <w:rsid w:val="00432018"/>
    <w:rsid w:val="0044456D"/>
    <w:rsid w:val="00446CA9"/>
    <w:rsid w:val="004538CD"/>
    <w:rsid w:val="0045425C"/>
    <w:rsid w:val="00463341"/>
    <w:rsid w:val="004641C4"/>
    <w:rsid w:val="004673A2"/>
    <w:rsid w:val="00482EC4"/>
    <w:rsid w:val="00497C5F"/>
    <w:rsid w:val="004A0EA1"/>
    <w:rsid w:val="004A2259"/>
    <w:rsid w:val="004A5D37"/>
    <w:rsid w:val="004B1078"/>
    <w:rsid w:val="004B38EA"/>
    <w:rsid w:val="004C27D4"/>
    <w:rsid w:val="004C4BE9"/>
    <w:rsid w:val="00503D55"/>
    <w:rsid w:val="00507700"/>
    <w:rsid w:val="005107A8"/>
    <w:rsid w:val="00520374"/>
    <w:rsid w:val="005273DC"/>
    <w:rsid w:val="0054362F"/>
    <w:rsid w:val="005462DB"/>
    <w:rsid w:val="00547684"/>
    <w:rsid w:val="00571B57"/>
    <w:rsid w:val="0057353C"/>
    <w:rsid w:val="00575838"/>
    <w:rsid w:val="00593921"/>
    <w:rsid w:val="00596DDC"/>
    <w:rsid w:val="005A4AC1"/>
    <w:rsid w:val="005A4FAF"/>
    <w:rsid w:val="005A5916"/>
    <w:rsid w:val="005B1073"/>
    <w:rsid w:val="005B2C9E"/>
    <w:rsid w:val="005B7530"/>
    <w:rsid w:val="005C49C9"/>
    <w:rsid w:val="005C6C29"/>
    <w:rsid w:val="005C7D9D"/>
    <w:rsid w:val="005D1713"/>
    <w:rsid w:val="005D3668"/>
    <w:rsid w:val="005E0810"/>
    <w:rsid w:val="005E4675"/>
    <w:rsid w:val="005E76FC"/>
    <w:rsid w:val="00606216"/>
    <w:rsid w:val="006063F6"/>
    <w:rsid w:val="00606884"/>
    <w:rsid w:val="00622F28"/>
    <w:rsid w:val="0064230D"/>
    <w:rsid w:val="0064577B"/>
    <w:rsid w:val="00652231"/>
    <w:rsid w:val="0065328A"/>
    <w:rsid w:val="00661A75"/>
    <w:rsid w:val="00662162"/>
    <w:rsid w:val="00662C5C"/>
    <w:rsid w:val="00670430"/>
    <w:rsid w:val="00673FF7"/>
    <w:rsid w:val="00675EF1"/>
    <w:rsid w:val="00682628"/>
    <w:rsid w:val="00683B3F"/>
    <w:rsid w:val="00691314"/>
    <w:rsid w:val="00693F4C"/>
    <w:rsid w:val="006A55A4"/>
    <w:rsid w:val="006B095D"/>
    <w:rsid w:val="006B1B19"/>
    <w:rsid w:val="006B2883"/>
    <w:rsid w:val="006C48A2"/>
    <w:rsid w:val="006C7DAB"/>
    <w:rsid w:val="006E0B7B"/>
    <w:rsid w:val="006F5616"/>
    <w:rsid w:val="00703942"/>
    <w:rsid w:val="00704983"/>
    <w:rsid w:val="00705FBB"/>
    <w:rsid w:val="00706CED"/>
    <w:rsid w:val="00710BA3"/>
    <w:rsid w:val="00714947"/>
    <w:rsid w:val="00715575"/>
    <w:rsid w:val="00727EA5"/>
    <w:rsid w:val="007463C5"/>
    <w:rsid w:val="0075415F"/>
    <w:rsid w:val="00756D88"/>
    <w:rsid w:val="00774BE4"/>
    <w:rsid w:val="00774E23"/>
    <w:rsid w:val="00776145"/>
    <w:rsid w:val="00777848"/>
    <w:rsid w:val="00777E8B"/>
    <w:rsid w:val="0078699B"/>
    <w:rsid w:val="0079143F"/>
    <w:rsid w:val="007917AB"/>
    <w:rsid w:val="007A262F"/>
    <w:rsid w:val="007A2F89"/>
    <w:rsid w:val="007A7DFD"/>
    <w:rsid w:val="007C08AC"/>
    <w:rsid w:val="007C247D"/>
    <w:rsid w:val="007C301D"/>
    <w:rsid w:val="007C3197"/>
    <w:rsid w:val="007C56B8"/>
    <w:rsid w:val="007C7717"/>
    <w:rsid w:val="007E0CFD"/>
    <w:rsid w:val="007E4323"/>
    <w:rsid w:val="008001B2"/>
    <w:rsid w:val="00805E1D"/>
    <w:rsid w:val="008131DB"/>
    <w:rsid w:val="0082298E"/>
    <w:rsid w:val="00826B91"/>
    <w:rsid w:val="00827FB3"/>
    <w:rsid w:val="00834614"/>
    <w:rsid w:val="00836F9B"/>
    <w:rsid w:val="00845B07"/>
    <w:rsid w:val="0086759F"/>
    <w:rsid w:val="0087590A"/>
    <w:rsid w:val="00884AAF"/>
    <w:rsid w:val="00884CE2"/>
    <w:rsid w:val="0088698B"/>
    <w:rsid w:val="00892412"/>
    <w:rsid w:val="008A6508"/>
    <w:rsid w:val="008C5CA5"/>
    <w:rsid w:val="008D6A43"/>
    <w:rsid w:val="008E21F5"/>
    <w:rsid w:val="008F0130"/>
    <w:rsid w:val="008F1155"/>
    <w:rsid w:val="00906B41"/>
    <w:rsid w:val="00906E53"/>
    <w:rsid w:val="0091441F"/>
    <w:rsid w:val="00915138"/>
    <w:rsid w:val="009227E2"/>
    <w:rsid w:val="009273A9"/>
    <w:rsid w:val="00937CFD"/>
    <w:rsid w:val="0094520F"/>
    <w:rsid w:val="009458AB"/>
    <w:rsid w:val="00946955"/>
    <w:rsid w:val="0094786A"/>
    <w:rsid w:val="009514F2"/>
    <w:rsid w:val="00952C7C"/>
    <w:rsid w:val="00955D76"/>
    <w:rsid w:val="00964F96"/>
    <w:rsid w:val="00967242"/>
    <w:rsid w:val="00970EEA"/>
    <w:rsid w:val="00972597"/>
    <w:rsid w:val="00974784"/>
    <w:rsid w:val="00974AA9"/>
    <w:rsid w:val="00975E56"/>
    <w:rsid w:val="00977698"/>
    <w:rsid w:val="00984722"/>
    <w:rsid w:val="009853DC"/>
    <w:rsid w:val="009858DB"/>
    <w:rsid w:val="00992471"/>
    <w:rsid w:val="00992869"/>
    <w:rsid w:val="00995712"/>
    <w:rsid w:val="00997B4F"/>
    <w:rsid w:val="009A206F"/>
    <w:rsid w:val="009A6EE1"/>
    <w:rsid w:val="009B32AA"/>
    <w:rsid w:val="009F0222"/>
    <w:rsid w:val="009F251A"/>
    <w:rsid w:val="009F766F"/>
    <w:rsid w:val="00A0303E"/>
    <w:rsid w:val="00A05F1D"/>
    <w:rsid w:val="00A106CA"/>
    <w:rsid w:val="00A2014D"/>
    <w:rsid w:val="00A233E3"/>
    <w:rsid w:val="00A2657B"/>
    <w:rsid w:val="00A27BC7"/>
    <w:rsid w:val="00A33B4A"/>
    <w:rsid w:val="00A575B0"/>
    <w:rsid w:val="00A609CE"/>
    <w:rsid w:val="00A71EA6"/>
    <w:rsid w:val="00A76D6E"/>
    <w:rsid w:val="00A9791A"/>
    <w:rsid w:val="00AA3996"/>
    <w:rsid w:val="00AC144A"/>
    <w:rsid w:val="00AC3569"/>
    <w:rsid w:val="00AE77BD"/>
    <w:rsid w:val="00AF007A"/>
    <w:rsid w:val="00B0413B"/>
    <w:rsid w:val="00B070C9"/>
    <w:rsid w:val="00B1521A"/>
    <w:rsid w:val="00B3342A"/>
    <w:rsid w:val="00B34EE1"/>
    <w:rsid w:val="00B35A7F"/>
    <w:rsid w:val="00B44E01"/>
    <w:rsid w:val="00B62D9F"/>
    <w:rsid w:val="00B63420"/>
    <w:rsid w:val="00B65C07"/>
    <w:rsid w:val="00B701BE"/>
    <w:rsid w:val="00B7702B"/>
    <w:rsid w:val="00B77C42"/>
    <w:rsid w:val="00B806C4"/>
    <w:rsid w:val="00B84F6F"/>
    <w:rsid w:val="00B9117F"/>
    <w:rsid w:val="00B92C3D"/>
    <w:rsid w:val="00B95CB5"/>
    <w:rsid w:val="00BB5B1D"/>
    <w:rsid w:val="00BD06A5"/>
    <w:rsid w:val="00BD7705"/>
    <w:rsid w:val="00BE60A8"/>
    <w:rsid w:val="00C11F20"/>
    <w:rsid w:val="00C15598"/>
    <w:rsid w:val="00C26572"/>
    <w:rsid w:val="00C275CF"/>
    <w:rsid w:val="00C40465"/>
    <w:rsid w:val="00C4113C"/>
    <w:rsid w:val="00C53E03"/>
    <w:rsid w:val="00C542B2"/>
    <w:rsid w:val="00C6011F"/>
    <w:rsid w:val="00C649A8"/>
    <w:rsid w:val="00C7055F"/>
    <w:rsid w:val="00C75645"/>
    <w:rsid w:val="00C767F5"/>
    <w:rsid w:val="00C778B5"/>
    <w:rsid w:val="00C86618"/>
    <w:rsid w:val="00C90590"/>
    <w:rsid w:val="00CA0D5E"/>
    <w:rsid w:val="00CA0DEA"/>
    <w:rsid w:val="00CA1B68"/>
    <w:rsid w:val="00CA2FD9"/>
    <w:rsid w:val="00CA49F2"/>
    <w:rsid w:val="00CA7589"/>
    <w:rsid w:val="00CB2740"/>
    <w:rsid w:val="00CB5249"/>
    <w:rsid w:val="00CB71F7"/>
    <w:rsid w:val="00CD67C2"/>
    <w:rsid w:val="00CE77CA"/>
    <w:rsid w:val="00CF25BC"/>
    <w:rsid w:val="00D033D2"/>
    <w:rsid w:val="00D0633D"/>
    <w:rsid w:val="00D07AEB"/>
    <w:rsid w:val="00D200B5"/>
    <w:rsid w:val="00D26A0F"/>
    <w:rsid w:val="00D26DEA"/>
    <w:rsid w:val="00D44384"/>
    <w:rsid w:val="00D46FDE"/>
    <w:rsid w:val="00D645B3"/>
    <w:rsid w:val="00D64CE6"/>
    <w:rsid w:val="00D71B14"/>
    <w:rsid w:val="00D765B8"/>
    <w:rsid w:val="00D80D5E"/>
    <w:rsid w:val="00D8112B"/>
    <w:rsid w:val="00D86037"/>
    <w:rsid w:val="00D90057"/>
    <w:rsid w:val="00D9106D"/>
    <w:rsid w:val="00D9465C"/>
    <w:rsid w:val="00DA15E5"/>
    <w:rsid w:val="00DA216D"/>
    <w:rsid w:val="00DA45CC"/>
    <w:rsid w:val="00DB27DA"/>
    <w:rsid w:val="00DC2523"/>
    <w:rsid w:val="00DC3F9B"/>
    <w:rsid w:val="00DC7838"/>
    <w:rsid w:val="00DE0A6D"/>
    <w:rsid w:val="00DE23EA"/>
    <w:rsid w:val="00DE32AB"/>
    <w:rsid w:val="00DE6247"/>
    <w:rsid w:val="00DF6D1C"/>
    <w:rsid w:val="00E0529C"/>
    <w:rsid w:val="00E06B1E"/>
    <w:rsid w:val="00E06E94"/>
    <w:rsid w:val="00E165C0"/>
    <w:rsid w:val="00E250FA"/>
    <w:rsid w:val="00E2759F"/>
    <w:rsid w:val="00E306AB"/>
    <w:rsid w:val="00E334EB"/>
    <w:rsid w:val="00E36FD3"/>
    <w:rsid w:val="00E41F56"/>
    <w:rsid w:val="00E454F2"/>
    <w:rsid w:val="00E46F75"/>
    <w:rsid w:val="00E47094"/>
    <w:rsid w:val="00E5108E"/>
    <w:rsid w:val="00E526CB"/>
    <w:rsid w:val="00E533F6"/>
    <w:rsid w:val="00E54B7B"/>
    <w:rsid w:val="00E579B0"/>
    <w:rsid w:val="00E60B91"/>
    <w:rsid w:val="00E61DF3"/>
    <w:rsid w:val="00E65342"/>
    <w:rsid w:val="00E747CE"/>
    <w:rsid w:val="00E863D0"/>
    <w:rsid w:val="00E904D1"/>
    <w:rsid w:val="00E94802"/>
    <w:rsid w:val="00E97163"/>
    <w:rsid w:val="00EA17B9"/>
    <w:rsid w:val="00EA2E3A"/>
    <w:rsid w:val="00EA474B"/>
    <w:rsid w:val="00EA4820"/>
    <w:rsid w:val="00EA5BCD"/>
    <w:rsid w:val="00EB0E8B"/>
    <w:rsid w:val="00EB770F"/>
    <w:rsid w:val="00EC00FB"/>
    <w:rsid w:val="00ED3489"/>
    <w:rsid w:val="00ED4353"/>
    <w:rsid w:val="00ED45E1"/>
    <w:rsid w:val="00ED47A1"/>
    <w:rsid w:val="00EE5586"/>
    <w:rsid w:val="00EE6200"/>
    <w:rsid w:val="00EF1EFE"/>
    <w:rsid w:val="00EF5746"/>
    <w:rsid w:val="00F009FF"/>
    <w:rsid w:val="00F03883"/>
    <w:rsid w:val="00F204DE"/>
    <w:rsid w:val="00F20ACE"/>
    <w:rsid w:val="00F21BE4"/>
    <w:rsid w:val="00F41B58"/>
    <w:rsid w:val="00F62CC0"/>
    <w:rsid w:val="00F720D3"/>
    <w:rsid w:val="00F7590D"/>
    <w:rsid w:val="00F801D5"/>
    <w:rsid w:val="00F816D4"/>
    <w:rsid w:val="00F82768"/>
    <w:rsid w:val="00F8310B"/>
    <w:rsid w:val="00F8561C"/>
    <w:rsid w:val="00F85C51"/>
    <w:rsid w:val="00F85E3E"/>
    <w:rsid w:val="00F94447"/>
    <w:rsid w:val="00FA35F3"/>
    <w:rsid w:val="00FB5DC4"/>
    <w:rsid w:val="00FC2692"/>
    <w:rsid w:val="00FC35F0"/>
    <w:rsid w:val="00FC7357"/>
    <w:rsid w:val="00FD3889"/>
    <w:rsid w:val="00FE36C5"/>
    <w:rsid w:val="00FF2A0E"/>
    <w:rsid w:val="00FF2B66"/>
    <w:rsid w:val="08B1F016"/>
    <w:rsid w:val="0C7207D9"/>
    <w:rsid w:val="0E92C1C2"/>
    <w:rsid w:val="14C09F9F"/>
    <w:rsid w:val="1C6570CA"/>
    <w:rsid w:val="1D915CF2"/>
    <w:rsid w:val="1E848A45"/>
    <w:rsid w:val="1F255DB1"/>
    <w:rsid w:val="1FD11AA5"/>
    <w:rsid w:val="2209C4A6"/>
    <w:rsid w:val="259B2482"/>
    <w:rsid w:val="25CC4FE9"/>
    <w:rsid w:val="2D53ACD6"/>
    <w:rsid w:val="3C07C2F8"/>
    <w:rsid w:val="3C2708A0"/>
    <w:rsid w:val="3E1BE4DB"/>
    <w:rsid w:val="3F1E84C5"/>
    <w:rsid w:val="4824AEB0"/>
    <w:rsid w:val="4A9F5AEF"/>
    <w:rsid w:val="4B0E2399"/>
    <w:rsid w:val="50CF3078"/>
    <w:rsid w:val="5139808C"/>
    <w:rsid w:val="546C0AD1"/>
    <w:rsid w:val="54E2B448"/>
    <w:rsid w:val="5CF13E64"/>
    <w:rsid w:val="5D9DC121"/>
    <w:rsid w:val="5F2D7941"/>
    <w:rsid w:val="66437222"/>
    <w:rsid w:val="67A3C3DA"/>
    <w:rsid w:val="68E93114"/>
    <w:rsid w:val="6E8B4910"/>
    <w:rsid w:val="6EA7A7DE"/>
    <w:rsid w:val="6EC9400A"/>
    <w:rsid w:val="6FADDA1A"/>
    <w:rsid w:val="70A925E7"/>
    <w:rsid w:val="71A39FFD"/>
    <w:rsid w:val="75E56B3A"/>
    <w:rsid w:val="768F9EAC"/>
    <w:rsid w:val="7E15BE3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97A6DD12-F6C6-46E2-9AF9-EA9D19E59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unhideWhenUsed/>
    <w:rsid w:val="009A6EE1"/>
    <w:pPr>
      <w:spacing w:line="240" w:lineRule="auto"/>
    </w:pPr>
    <w:rPr>
      <w:sz w:val="20"/>
      <w:szCs w:val="20"/>
    </w:rPr>
  </w:style>
  <w:style w:type="character" w:customStyle="1" w:styleId="CommentTextChar">
    <w:name w:val="Comment Text Char"/>
    <w:basedOn w:val="DefaultParagraphFont"/>
    <w:link w:val="CommentText"/>
    <w:uiPriority w:val="99"/>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customStyle="1" w:styleId="CommentSubjectChar">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 w:type="paragraph" w:customStyle="1" w:styleId="xmsonospacing">
    <w:name w:val="x_msonospacing"/>
    <w:basedOn w:val="Normal"/>
    <w:rsid w:val="00412A08"/>
    <w:pPr>
      <w:spacing w:after="0" w:line="240" w:lineRule="auto"/>
    </w:pPr>
    <w:rPr>
      <w:rFonts w:ascii="Calibri" w:hAnsi="Calibri" w:cs="Calibri"/>
    </w:rPr>
  </w:style>
  <w:style w:type="paragraph" w:customStyle="1" w:styleId="Default">
    <w:name w:val="Default"/>
    <w:rsid w:val="00622F28"/>
    <w:pPr>
      <w:autoSpaceDE w:val="0"/>
      <w:autoSpaceDN w:val="0"/>
      <w:adjustRightInd w:val="0"/>
      <w:spacing w:after="0" w:line="240" w:lineRule="auto"/>
    </w:pPr>
    <w:rPr>
      <w:rFonts w:ascii="Calibri" w:hAnsi="Calibri" w:cs="Calibri"/>
      <w:color w:val="000000"/>
      <w:sz w:val="24"/>
      <w:szCs w:val="24"/>
    </w:rPr>
  </w:style>
  <w:style w:type="character" w:customStyle="1" w:styleId="ui-provider">
    <w:name w:val="ui-provider"/>
    <w:basedOn w:val="DefaultParagraphFont"/>
    <w:rsid w:val="00B62D9F"/>
  </w:style>
  <w:style w:type="paragraph" w:styleId="HTMLPreformatted">
    <w:name w:val="HTML Preformatted"/>
    <w:basedOn w:val="Normal"/>
    <w:link w:val="HTMLPreformattedChar"/>
    <w:uiPriority w:val="99"/>
    <w:semiHidden/>
    <w:unhideWhenUsed/>
    <w:rsid w:val="0088698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8698B"/>
    <w:rPr>
      <w:rFonts w:ascii="Consolas" w:hAnsi="Consolas"/>
      <w:sz w:val="20"/>
      <w:szCs w:val="20"/>
    </w:rPr>
  </w:style>
  <w:style w:type="character" w:styleId="FollowedHyperlink">
    <w:name w:val="FollowedHyperlink"/>
    <w:basedOn w:val="DefaultParagraphFont"/>
    <w:uiPriority w:val="99"/>
    <w:semiHidden/>
    <w:unhideWhenUsed/>
    <w:rsid w:val="00F75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3023">
      <w:bodyDiv w:val="1"/>
      <w:marLeft w:val="0"/>
      <w:marRight w:val="0"/>
      <w:marTop w:val="0"/>
      <w:marBottom w:val="0"/>
      <w:divBdr>
        <w:top w:val="none" w:sz="0" w:space="0" w:color="auto"/>
        <w:left w:val="none" w:sz="0" w:space="0" w:color="auto"/>
        <w:bottom w:val="none" w:sz="0" w:space="0" w:color="auto"/>
        <w:right w:val="none" w:sz="0" w:space="0" w:color="auto"/>
      </w:divBdr>
    </w:div>
    <w:div w:id="560556624">
      <w:bodyDiv w:val="1"/>
      <w:marLeft w:val="0"/>
      <w:marRight w:val="0"/>
      <w:marTop w:val="0"/>
      <w:marBottom w:val="0"/>
      <w:divBdr>
        <w:top w:val="none" w:sz="0" w:space="0" w:color="auto"/>
        <w:left w:val="none" w:sz="0" w:space="0" w:color="auto"/>
        <w:bottom w:val="none" w:sz="0" w:space="0" w:color="auto"/>
        <w:right w:val="none" w:sz="0" w:space="0" w:color="auto"/>
      </w:divBdr>
    </w:div>
    <w:div w:id="56475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yperlink" Target="https://ess.science.energy.gov/" TargetMode="External"/><Relationship Id="rId2" Type="http://schemas.openxmlformats.org/officeDocument/2006/relationships/customXml" Target="../customXml/item2.xml"/><Relationship Id="rId16" Type="http://schemas.openxmlformats.org/officeDocument/2006/relationships/hyperlink" Target="https://apps.nationalmap.gov/downloader/"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yperlink" Target="https://data.ess-dive.lbl.gov/view/doi:10.15485/1892052"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cece13e-3376-4417-9525-be60b11a89a8" xsi:nil="true"/>
    <lcf76f155ced4ddcb4097134ff3c332f xmlns="4aeed490-45ea-4c6d-aac6-8858303b8d4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A3832839083C4390CCCD16EBFA5591" ma:contentTypeVersion="14" ma:contentTypeDescription="Create a new document." ma:contentTypeScope="" ma:versionID="01750e6cc58b4b2be9d276ed6c4e3eb0">
  <xsd:schema xmlns:xsd="http://www.w3.org/2001/XMLSchema" xmlns:xs="http://www.w3.org/2001/XMLSchema" xmlns:p="http://schemas.microsoft.com/office/2006/metadata/properties" xmlns:ns2="4aeed490-45ea-4c6d-aac6-8858303b8d41" xmlns:ns3="48f79488-fe5d-44fc-a8f9-83d43f23c263" xmlns:ns4="5cece13e-3376-4417-9525-be60b11a89a8" targetNamespace="http://schemas.microsoft.com/office/2006/metadata/properties" ma:root="true" ma:fieldsID="fc41ffb70ed07b60c3e0323141f013ee" ns2:_="" ns3:_="" ns4:_="">
    <xsd:import namespace="4aeed490-45ea-4c6d-aac6-8858303b8d41"/>
    <xsd:import namespace="48f79488-fe5d-44fc-a8f9-83d43f23c263"/>
    <xsd:import namespace="5cece13e-3376-4417-9525-be60b11a89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4: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eed490-45ea-4c6d-aac6-8858303b8d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8f79488-fe5d-44fc-a8f9-83d43f23c26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ce13e-3376-4417-9525-be60b11a89a8"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241dc26e-ffac-4ee9-a81c-19be4ec5df6e}" ma:internalName="TaxCatchAll" ma:showField="CatchAllData" ma:web="48f79488-fe5d-44fc-a8f9-83d43f23c2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FB5FE-46F1-4567-90CF-25EFA2FE8CF5}">
  <ds:schemaRefs>
    <ds:schemaRef ds:uri="http://schemas.microsoft.com/office/2006/metadata/properties"/>
    <ds:schemaRef ds:uri="http://schemas.microsoft.com/office/infopath/2007/PartnerControls"/>
    <ds:schemaRef ds:uri="5cece13e-3376-4417-9525-be60b11a89a8"/>
    <ds:schemaRef ds:uri="4aeed490-45ea-4c6d-aac6-8858303b8d41"/>
  </ds:schemaRefs>
</ds:datastoreItem>
</file>

<file path=customXml/itemProps2.xml><?xml version="1.0" encoding="utf-8"?>
<ds:datastoreItem xmlns:ds="http://schemas.openxmlformats.org/officeDocument/2006/customXml" ds:itemID="{0BCFFC2A-375D-4D9C-96D9-773B60AF58C3}">
  <ds:schemaRefs>
    <ds:schemaRef ds:uri="http://schemas.microsoft.com/sharepoint/v3/contenttype/forms"/>
  </ds:schemaRefs>
</ds:datastoreItem>
</file>

<file path=customXml/itemProps3.xml><?xml version="1.0" encoding="utf-8"?>
<ds:datastoreItem xmlns:ds="http://schemas.openxmlformats.org/officeDocument/2006/customXml" ds:itemID="{7FA8EE40-8478-4CBD-B7FC-513A261C4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eed490-45ea-4c6d-aac6-8858303b8d41"/>
    <ds:schemaRef ds:uri="48f79488-fe5d-44fc-a8f9-83d43f23c263"/>
    <ds:schemaRef ds:uri="5cece13e-3376-4417-9525-be60b11a89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Pages>
  <Words>655</Words>
  <Characters>3739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Goldman, Amy E</dc:creator>
  <cp:keywords/>
  <dc:description/>
  <cp:lastModifiedBy>Regier, Peter J</cp:lastModifiedBy>
  <cp:revision>7</cp:revision>
  <cp:lastPrinted>2023-02-02T22:07:00Z</cp:lastPrinted>
  <dcterms:created xsi:type="dcterms:W3CDTF">2023-04-19T15:09:00Z</dcterms:created>
  <dcterms:modified xsi:type="dcterms:W3CDTF">2023-04-25T19:09:00Z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0x01010026A3832839083C4390CCCD16EBFA5591</vt:lpwstr>
  </property>
  <property fmtid="{D5CDD505-2E9C-101B-9397-08002B2CF9AE}" pid="3" name="MediaServiceImageTags">
    <vt:lpwstr/>
  </property>
</Properties>
</file>